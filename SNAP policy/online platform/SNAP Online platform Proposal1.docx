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EA5F5" w14:textId="77777777" w:rsidR="00970DBE" w:rsidRDefault="00970DBE" w:rsidP="00970DBE">
      <w:pPr>
        <w:spacing w:after="0" w:line="240" w:lineRule="auto"/>
        <w:rPr>
          <w:rFonts w:ascii="Times New Roman" w:eastAsia="Times New Roman" w:hAnsi="Times New Roman" w:cs="Times New Roman"/>
          <w:kern w:val="0"/>
          <w:sz w:val="22"/>
          <w:szCs w:val="22"/>
          <w14:ligatures w14:val="none"/>
        </w:rPr>
      </w:pPr>
    </w:p>
    <w:p w14:paraId="44F1B060" w14:textId="77777777" w:rsidR="00970DBE" w:rsidRPr="00C53A6C" w:rsidRDefault="00970DBE" w:rsidP="00C53A6C">
      <w:pPr>
        <w:pStyle w:val="Heading1"/>
        <w:spacing w:line="276" w:lineRule="auto"/>
        <w:jc w:val="center"/>
        <w:rPr>
          <w:rFonts w:ascii="Times New Roman" w:hAnsi="Times New Roman" w:cs="Times New Roman"/>
          <w:b/>
          <w:bCs/>
          <w:color w:val="000000" w:themeColor="text1"/>
          <w:sz w:val="28"/>
          <w:szCs w:val="28"/>
        </w:rPr>
      </w:pPr>
      <w:r w:rsidRPr="00C53A6C">
        <w:rPr>
          <w:rFonts w:ascii="Times New Roman" w:hAnsi="Times New Roman" w:cs="Times New Roman"/>
          <w:b/>
          <w:bCs/>
          <w:color w:val="000000" w:themeColor="text1"/>
          <w:sz w:val="28"/>
          <w:szCs w:val="28"/>
        </w:rPr>
        <w:t>Delivery Platforms and the Supplemental Nutrition Assistance Program</w:t>
      </w:r>
    </w:p>
    <w:p w14:paraId="07081CD5" w14:textId="77777777" w:rsidR="00970DBE" w:rsidRPr="00970DBE" w:rsidRDefault="00970DBE" w:rsidP="00C53A6C">
      <w:pPr>
        <w:spacing w:line="276" w:lineRule="auto"/>
        <w:rPr>
          <w:rFonts w:ascii="Times New Roman" w:hAnsi="Times New Roman" w:cs="Times New Roman"/>
        </w:rPr>
      </w:pPr>
    </w:p>
    <w:p w14:paraId="5D46D591" w14:textId="77777777" w:rsidR="00970DBE" w:rsidRPr="00C53A6C" w:rsidRDefault="00970DBE" w:rsidP="00C53A6C">
      <w:pPr>
        <w:pStyle w:val="Heading3"/>
        <w:spacing w:line="276" w:lineRule="auto"/>
        <w:rPr>
          <w:rFonts w:ascii="Times New Roman" w:hAnsi="Times New Roman" w:cs="Times New Roman"/>
          <w:b/>
          <w:bCs/>
          <w:color w:val="000000" w:themeColor="text1"/>
          <w:sz w:val="24"/>
          <w:szCs w:val="24"/>
        </w:rPr>
      </w:pPr>
      <w:r w:rsidRPr="00C53A6C">
        <w:rPr>
          <w:rFonts w:ascii="Times New Roman" w:hAnsi="Times New Roman" w:cs="Times New Roman"/>
          <w:b/>
          <w:bCs/>
          <w:color w:val="000000" w:themeColor="text1"/>
          <w:sz w:val="24"/>
          <w:szCs w:val="24"/>
        </w:rPr>
        <w:t xml:space="preserve">Overview </w:t>
      </w:r>
    </w:p>
    <w:p w14:paraId="017C12BE" w14:textId="1ECC3B1F" w:rsidR="00970DBE" w:rsidRPr="00970DBE" w:rsidRDefault="00970DBE" w:rsidP="00C53A6C">
      <w:pPr>
        <w:pStyle w:val="NormalWeb"/>
        <w:spacing w:line="276" w:lineRule="auto"/>
      </w:pPr>
      <w:r w:rsidRPr="00970DBE">
        <w:rPr>
          <w:rStyle w:val="Strong"/>
          <w:rFonts w:eastAsiaTheme="majorEastAsia"/>
        </w:rPr>
        <w:t>Objective.</w:t>
      </w:r>
      <w:r w:rsidRPr="00970DBE">
        <w:t xml:space="preserve"> Build a coherent set of </w:t>
      </w:r>
      <w:ins w:id="0" w:author="Wang, Hong Holly" w:date="2025-09-08T23:30:00Z" w16du:dateUtc="2025-09-09T03:30:00Z">
        <w:r w:rsidR="00517D12">
          <w:rPr>
            <w:rFonts w:eastAsiaTheme="minorEastAsia" w:hint="eastAsia"/>
          </w:rPr>
          <w:t>studies</w:t>
        </w:r>
      </w:ins>
      <w:del w:id="1" w:author="Wang, Hong Holly" w:date="2025-09-08T23:30:00Z" w16du:dateUtc="2025-09-09T03:30:00Z">
        <w:r w:rsidRPr="00970DBE" w:rsidDel="00517D12">
          <w:delText>papers</w:delText>
        </w:r>
      </w:del>
      <w:r w:rsidRPr="00970DBE">
        <w:t xml:space="preserve"> that examine how grocery delivery platforms that accept the Supplemental Nutrition Assistance Program </w:t>
      </w:r>
      <w:r w:rsidR="00517D12">
        <w:rPr>
          <w:rFonts w:eastAsia="SimSun" w:hint="eastAsia"/>
        </w:rPr>
        <w:t xml:space="preserve">(SNAP) </w:t>
      </w:r>
      <w:ins w:id="2" w:author="Wang, Hong Holly" w:date="2025-09-08T23:57:00Z" w16du:dateUtc="2025-09-09T03:57:00Z">
        <w:r w:rsidR="00982559">
          <w:rPr>
            <w:rFonts w:eastAsia="SimSun" w:hint="eastAsia"/>
          </w:rPr>
          <w:t xml:space="preserve">payments </w:t>
        </w:r>
      </w:ins>
      <w:r w:rsidRPr="00970DBE">
        <w:t xml:space="preserve">alter program outcomes, market structure, </w:t>
      </w:r>
      <w:ins w:id="3" w:author="Wang, Hong Holly" w:date="2025-09-08T23:31:00Z" w16du:dateUtc="2025-09-09T03:31:00Z">
        <w:r w:rsidR="0065208A">
          <w:rPr>
            <w:rFonts w:eastAsiaTheme="minorEastAsia" w:hint="eastAsia"/>
          </w:rPr>
          <w:t xml:space="preserve">consumer behavior, </w:t>
        </w:r>
      </w:ins>
      <w:r w:rsidRPr="00970DBE">
        <w:t>and nutritional composition.</w:t>
      </w:r>
    </w:p>
    <w:p w14:paraId="0FE7A831" w14:textId="3F156846" w:rsidR="00970DBE" w:rsidRPr="00970DBE" w:rsidRDefault="00970DBE" w:rsidP="00C53A6C">
      <w:pPr>
        <w:pStyle w:val="NormalWeb"/>
        <w:spacing w:line="276" w:lineRule="auto"/>
        <w:rPr>
          <w:rFonts w:hint="eastAsia"/>
        </w:rPr>
      </w:pPr>
      <w:r w:rsidRPr="00970DBE">
        <w:rPr>
          <w:rStyle w:val="Strong"/>
          <w:rFonts w:eastAsiaTheme="majorEastAsia"/>
        </w:rPr>
        <w:t>Design backbone.</w:t>
      </w:r>
      <w:r w:rsidRPr="00970DBE">
        <w:t xml:space="preserve"> County-by-month panels (2018–2025), staggered platform launch timing, difference-in-differences with event-study dynamics, and modern estimators for staggered adoption. Public administrative outcomes are used immediately; requests under the Freedom of Information Act for channel-separated redemptions are pursued in parallel.</w:t>
      </w:r>
      <w:ins w:id="4" w:author="Zhang, Jiaming" w:date="2025-09-27T14:45:00Z" w16du:dateUtc="2025-09-27T18:45:00Z">
        <w:r w:rsidR="00505A7B">
          <w:tab/>
        </w:r>
        <w:r w:rsidR="00505A7B">
          <w:tab/>
        </w:r>
        <w:r w:rsidR="00505A7B">
          <w:tab/>
        </w:r>
        <w:r w:rsidR="00505A7B">
          <w:tab/>
        </w:r>
        <w:r w:rsidR="00505A7B">
          <w:tab/>
        </w:r>
      </w:ins>
    </w:p>
    <w:p w14:paraId="452C16E0" w14:textId="2410131C" w:rsidR="00970DBE" w:rsidRPr="00970DBE" w:rsidRDefault="00C53A6C" w:rsidP="00C53A6C">
      <w:pPr>
        <w:pStyle w:val="NormalWeb"/>
        <w:spacing w:line="276" w:lineRule="auto"/>
      </w:pPr>
      <w:r>
        <w:rPr>
          <w:rStyle w:val="Strong"/>
          <w:rFonts w:eastAsiaTheme="majorEastAsia"/>
        </w:rPr>
        <w:t>D</w:t>
      </w:r>
      <w:r w:rsidR="00970DBE" w:rsidRPr="00970DBE">
        <w:rPr>
          <w:rStyle w:val="Strong"/>
          <w:rFonts w:eastAsiaTheme="majorEastAsia"/>
        </w:rPr>
        <w:t xml:space="preserve">ata </w:t>
      </w:r>
      <w:ins w:id="5" w:author="Wang, Hong Holly" w:date="2025-09-08T23:34:00Z" w16du:dateUtc="2025-09-09T03:34:00Z">
        <w:r w:rsidR="0065208A">
          <w:rPr>
            <w:rStyle w:val="Strong"/>
            <w:rFonts w:eastAsiaTheme="majorEastAsia" w:hint="eastAsia"/>
          </w:rPr>
          <w:t>Needed</w:t>
        </w:r>
      </w:ins>
    </w:p>
    <w:p w14:paraId="477661C2" w14:textId="6278121A" w:rsidR="00970DBE" w:rsidRPr="00970DBE" w:rsidRDefault="00970DBE" w:rsidP="00C53A6C">
      <w:pPr>
        <w:pStyle w:val="NormalWeb"/>
        <w:numPr>
          <w:ilvl w:val="0"/>
          <w:numId w:val="6"/>
        </w:numPr>
        <w:spacing w:line="276" w:lineRule="auto"/>
      </w:pPr>
      <w:r w:rsidRPr="00970DBE">
        <w:t xml:space="preserve">Program outcomes: United States Department of Agriculture </w:t>
      </w:r>
      <w:ins w:id="6" w:author="Wang, Hong Holly" w:date="2025-09-08T23:32:00Z" w16du:dateUtc="2025-09-09T03:32:00Z">
        <w:r w:rsidR="0065208A">
          <w:rPr>
            <w:rFonts w:eastAsiaTheme="minorEastAsia" w:hint="eastAsia"/>
          </w:rPr>
          <w:t xml:space="preserve">(USDA) </w:t>
        </w:r>
      </w:ins>
      <w:r w:rsidRPr="00970DBE">
        <w:t xml:space="preserve">Food and Nutrition Service </w:t>
      </w:r>
      <w:ins w:id="7" w:author="Wang, Hong Holly" w:date="2025-09-08T23:34:00Z" w16du:dateUtc="2025-09-09T03:34:00Z">
        <w:r w:rsidR="0065208A">
          <w:rPr>
            <w:rFonts w:eastAsiaTheme="minorEastAsia" w:hint="eastAsia"/>
          </w:rPr>
          <w:t>(FNS)</w:t>
        </w:r>
      </w:ins>
      <w:ins w:id="8" w:author="Wang, Hong Holly" w:date="2025-09-08T23:35:00Z" w16du:dateUtc="2025-09-09T03:35:00Z">
        <w:r w:rsidR="0065208A">
          <w:rPr>
            <w:rFonts w:eastAsiaTheme="minorEastAsia" w:hint="eastAsia"/>
          </w:rPr>
          <w:t xml:space="preserve"> </w:t>
        </w:r>
      </w:ins>
      <w:r w:rsidRPr="00970DBE">
        <w:t>state-by-month benefits and participation; county-level semiannual tables for cross-checks.</w:t>
      </w:r>
    </w:p>
    <w:p w14:paraId="2391318F" w14:textId="77777777" w:rsidR="00970DBE" w:rsidRPr="00970DBE" w:rsidRDefault="00970DBE" w:rsidP="00C53A6C">
      <w:pPr>
        <w:pStyle w:val="NormalWeb"/>
        <w:numPr>
          <w:ilvl w:val="0"/>
          <w:numId w:val="6"/>
        </w:numPr>
        <w:spacing w:line="276" w:lineRule="auto"/>
      </w:pPr>
      <w:r w:rsidRPr="00970DBE">
        <w:t>Platform exposure: State-by-retailer go</w:t>
      </w:r>
      <w:r w:rsidRPr="00970DBE">
        <w:noBreakHyphen/>
        <w:t>live reconstruction from official pages and press releases; county mapping; intensity index based on the number of participating grocery partners per ten thousand residents; optional deliverable-address share from archived coverage pages.</w:t>
      </w:r>
    </w:p>
    <w:p w14:paraId="14270BE0" w14:textId="77777777" w:rsidR="00970DBE" w:rsidRPr="00970DBE" w:rsidRDefault="00970DBE" w:rsidP="00C53A6C">
      <w:pPr>
        <w:pStyle w:val="NormalWeb"/>
        <w:numPr>
          <w:ilvl w:val="0"/>
          <w:numId w:val="6"/>
        </w:numPr>
        <w:spacing w:line="276" w:lineRule="auto"/>
      </w:pPr>
      <w:r w:rsidRPr="00970DBE">
        <w:t>Moderators: American Community Survey devices and internet subscription; Federal Communications Commission broadband availability; car ownership; urban versus rural status; baseline food environment from Economic Research Service atlases.</w:t>
      </w:r>
    </w:p>
    <w:p w14:paraId="38FF4A72" w14:textId="77777777" w:rsidR="00970DBE" w:rsidRPr="00970DBE" w:rsidRDefault="00970DBE" w:rsidP="00C53A6C">
      <w:pPr>
        <w:pStyle w:val="NormalWeb"/>
        <w:numPr>
          <w:ilvl w:val="0"/>
          <w:numId w:val="6"/>
        </w:numPr>
        <w:spacing w:line="276" w:lineRule="auto"/>
      </w:pPr>
      <w:r w:rsidRPr="00970DBE">
        <w:t>Controls: Bureau of Labor Statistics Local Area Unemployment Statistics (county-by-month); Small Area Income and Poverty Estimates (county-by-year); regional monthly food-at-home prices from the Economic Research Service Food</w:t>
      </w:r>
      <w:r w:rsidRPr="00970DBE">
        <w:noBreakHyphen/>
        <w:t>at</w:t>
      </w:r>
      <w:r w:rsidRPr="00970DBE">
        <w:noBreakHyphen/>
        <w:t>Home Monthly Area Prices and the Bureau of Labor Statistics Consumer Price Index average prices.</w:t>
      </w:r>
    </w:p>
    <w:p w14:paraId="34D7C87D" w14:textId="77777777" w:rsidR="00970DBE" w:rsidRPr="00970DBE" w:rsidRDefault="00970DBE" w:rsidP="00C53A6C">
      <w:pPr>
        <w:pStyle w:val="NormalWeb"/>
        <w:numPr>
          <w:ilvl w:val="0"/>
          <w:numId w:val="6"/>
        </w:numPr>
        <w:spacing w:line="276" w:lineRule="auto"/>
      </w:pPr>
      <w:r w:rsidRPr="00970DBE">
        <w:t>High</w:t>
      </w:r>
      <w:r w:rsidRPr="00970DBE">
        <w:noBreakHyphen/>
        <w:t>value add</w:t>
      </w:r>
      <w:r w:rsidRPr="00970DBE">
        <w:noBreakHyphen/>
        <w:t>ons: Freedom of Information Act requests for county-by-month online versus in</w:t>
      </w:r>
      <w:r w:rsidRPr="00970DBE">
        <w:noBreakHyphen/>
        <w:t>store redemptions; retailer transactions (if available) for product-to-nutrient mapping.</w:t>
      </w:r>
    </w:p>
    <w:p w14:paraId="55332B6A" w14:textId="77777777" w:rsidR="00970DBE" w:rsidRPr="00970DBE" w:rsidRDefault="00970DBE" w:rsidP="00C53A6C">
      <w:pPr>
        <w:pStyle w:val="NormalWeb"/>
        <w:spacing w:line="276" w:lineRule="auto"/>
      </w:pPr>
      <w:r w:rsidRPr="00970DBE">
        <w:rPr>
          <w:rStyle w:val="Strong"/>
          <w:rFonts w:eastAsiaTheme="majorEastAsia"/>
        </w:rPr>
        <w:t>Planned outputs.</w:t>
      </w:r>
      <w:r w:rsidRPr="00970DBE">
        <w:t xml:space="preserve"> Four coordinated papers (A1–A4 below), each with distinct identification and evidence.</w:t>
      </w:r>
    </w:p>
    <w:p w14:paraId="271570B4" w14:textId="77777777" w:rsidR="00970DBE" w:rsidRPr="00970DBE" w:rsidRDefault="00970DBE" w:rsidP="00C53A6C">
      <w:pPr>
        <w:spacing w:line="276" w:lineRule="auto"/>
        <w:rPr>
          <w:rFonts w:ascii="Times New Roman" w:hAnsi="Times New Roman" w:cs="Times New Roman"/>
          <w:color w:val="000000" w:themeColor="text1"/>
        </w:rPr>
      </w:pPr>
    </w:p>
    <w:p w14:paraId="7C917225" w14:textId="38514CF5" w:rsidR="00970DBE" w:rsidRPr="00970DBE" w:rsidRDefault="00970DBE" w:rsidP="00C53A6C">
      <w:pPr>
        <w:pStyle w:val="Heading3"/>
        <w:spacing w:line="276" w:lineRule="auto"/>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lastRenderedPageBreak/>
        <w:t xml:space="preserve">A1. Paper 1 — Delivery platforms that accept </w:t>
      </w:r>
      <w:del w:id="9" w:author="Wang, Hong Holly" w:date="2025-09-08T23:53:00Z" w16du:dateUtc="2025-09-09T03:53:00Z">
        <w:r w:rsidRPr="00970DBE" w:rsidDel="00982559">
          <w:rPr>
            <w:rFonts w:ascii="Times New Roman" w:hAnsi="Times New Roman" w:cs="Times New Roman"/>
            <w:color w:val="000000" w:themeColor="text1"/>
            <w:sz w:val="24"/>
            <w:szCs w:val="24"/>
          </w:rPr>
          <w:delText>the Supplemental Nutrition Assistance Program</w:delText>
        </w:r>
      </w:del>
      <w:ins w:id="10" w:author="Wang, Hong Holly" w:date="2025-09-08T23:53:00Z" w16du:dateUtc="2025-09-09T03:53:00Z">
        <w:r w:rsidR="00982559">
          <w:rPr>
            <w:rFonts w:ascii="Times New Roman" w:hAnsi="Times New Roman" w:cs="Times New Roman" w:hint="eastAsia"/>
            <w:color w:val="000000" w:themeColor="text1"/>
            <w:sz w:val="24"/>
            <w:szCs w:val="24"/>
          </w:rPr>
          <w:t>SNAP</w:t>
        </w:r>
      </w:ins>
      <w:r w:rsidRPr="00970DBE">
        <w:rPr>
          <w:rFonts w:ascii="Times New Roman" w:hAnsi="Times New Roman" w:cs="Times New Roman"/>
          <w:color w:val="000000" w:themeColor="text1"/>
          <w:sz w:val="24"/>
          <w:szCs w:val="24"/>
        </w:rPr>
        <w:t>: access and redemptions</w:t>
      </w:r>
    </w:p>
    <w:p w14:paraId="72D4DD97" w14:textId="50DC7D19" w:rsidR="00970DBE" w:rsidRPr="00970DBE" w:rsidRDefault="00970DBE" w:rsidP="00C53A6C">
      <w:pPr>
        <w:pStyle w:val="NormalWeb"/>
        <w:numPr>
          <w:ilvl w:val="0"/>
          <w:numId w:val="7"/>
        </w:numPr>
        <w:spacing w:line="276" w:lineRule="auto"/>
      </w:pPr>
      <w:r w:rsidRPr="00970DBE">
        <w:rPr>
          <w:rStyle w:val="Strong"/>
          <w:rFonts w:eastAsiaTheme="majorEastAsia"/>
        </w:rPr>
        <w:t>Research question</w:t>
      </w:r>
      <w:r w:rsidR="00C53A6C">
        <w:rPr>
          <w:rStyle w:val="Strong"/>
          <w:rFonts w:eastAsiaTheme="majorEastAsia"/>
        </w:rPr>
        <w:t xml:space="preserve">: </w:t>
      </w:r>
      <w:r w:rsidRPr="00970DBE">
        <w:t xml:space="preserve">When platforms begin accepting </w:t>
      </w:r>
      <w:del w:id="11" w:author="Wang, Hong Holly" w:date="2025-09-08T23:53:00Z" w16du:dateUtc="2025-09-09T03:53:00Z">
        <w:r w:rsidRPr="00970DBE" w:rsidDel="00982559">
          <w:delText xml:space="preserve">the </w:delText>
        </w:r>
      </w:del>
      <w:r w:rsidRPr="00970DBE">
        <w:t>S</w:t>
      </w:r>
      <w:ins w:id="12" w:author="Wang, Hong Holly" w:date="2025-09-08T23:53:00Z" w16du:dateUtc="2025-09-09T03:53:00Z">
        <w:r w:rsidR="00982559">
          <w:rPr>
            <w:rFonts w:eastAsiaTheme="minorEastAsia" w:hint="eastAsia"/>
          </w:rPr>
          <w:t>NAP</w:t>
        </w:r>
      </w:ins>
      <w:del w:id="13" w:author="Wang, Hong Holly" w:date="2025-09-08T23:53:00Z" w16du:dateUtc="2025-09-09T03:53:00Z">
        <w:r w:rsidRPr="00970DBE" w:rsidDel="00982559">
          <w:delText>upplemental Nutrition Assistance Program</w:delText>
        </w:r>
      </w:del>
      <w:r w:rsidRPr="00970DBE">
        <w:t xml:space="preserve"> </w:t>
      </w:r>
      <w:ins w:id="14" w:author="Wang, Hong Holly" w:date="2025-09-08T23:53:00Z" w16du:dateUtc="2025-09-09T03:53:00Z">
        <w:r w:rsidR="00982559">
          <w:rPr>
            <w:rFonts w:eastAsiaTheme="minorEastAsia" w:hint="eastAsia"/>
          </w:rPr>
          <w:t xml:space="preserve">payment </w:t>
        </w:r>
      </w:ins>
      <w:r w:rsidRPr="00970DBE">
        <w:t>for grocery delivery in a county and month, do total program redemptions and the number of participating households increase?</w:t>
      </w:r>
    </w:p>
    <w:p w14:paraId="6B45D620" w14:textId="33486284" w:rsidR="00970DBE" w:rsidRPr="00970DBE" w:rsidRDefault="00970DBE" w:rsidP="00C53A6C">
      <w:pPr>
        <w:pStyle w:val="NormalWeb"/>
        <w:numPr>
          <w:ilvl w:val="0"/>
          <w:numId w:val="7"/>
        </w:numPr>
        <w:spacing w:line="276" w:lineRule="auto"/>
      </w:pPr>
      <w:r w:rsidRPr="00970DBE">
        <w:rPr>
          <w:rStyle w:val="Strong"/>
          <w:rFonts w:eastAsiaTheme="majorEastAsia"/>
        </w:rPr>
        <w:t xml:space="preserve">What exactly is the idea? </w:t>
      </w:r>
      <w:r w:rsidR="00C53A6C">
        <w:rPr>
          <w:rStyle w:val="Strong"/>
          <w:rFonts w:eastAsiaTheme="majorEastAsia" w:hint="eastAsia"/>
        </w:rPr>
        <w:t xml:space="preserve"> </w:t>
      </w:r>
      <w:r w:rsidRPr="00C53A6C">
        <w:rPr>
          <w:rStyle w:val="Strong"/>
          <w:rFonts w:eastAsiaTheme="majorEastAsia"/>
        </w:rPr>
        <w:t>(</w:t>
      </w:r>
      <w:r w:rsidRPr="00970DBE">
        <w:t>Delivery reduces travel time and transportation costs, widens assortment for places with limited stores, and may reduce stigma associated with in</w:t>
      </w:r>
      <w:r w:rsidRPr="00970DBE">
        <w:noBreakHyphen/>
        <w:t>store redemption. Countervailing forces include delivery fees and tips that cannot be paid with program benefits, minimum order thresholds, and platform commission arrangements that can change store pricing.</w:t>
      </w:r>
      <w:r w:rsidRPr="00970DBE">
        <w:br/>
      </w:r>
      <w:r w:rsidRPr="00C53A6C">
        <w:rPr>
          <w:rStyle w:val="Strong"/>
          <w:rFonts w:eastAsiaTheme="majorEastAsia"/>
        </w:rPr>
        <w:t>Hypotheses</w:t>
      </w:r>
      <w:r w:rsidR="00C53A6C" w:rsidRPr="00C53A6C">
        <w:rPr>
          <w:rStyle w:val="Strong"/>
          <w:rFonts w:eastAsiaTheme="majorEastAsia"/>
        </w:rPr>
        <w:t xml:space="preserve">: </w:t>
      </w:r>
      <w:r w:rsidRPr="00970DBE">
        <w:t>(a) After platform launch, counties experience a measurable increase in total redemptions and participation relative to not</w:t>
      </w:r>
      <w:r w:rsidRPr="00970DBE">
        <w:noBreakHyphen/>
        <w:t>yet</w:t>
      </w:r>
      <w:r w:rsidRPr="00970DBE">
        <w:noBreakHyphen/>
        <w:t>launched counties. (b) Effects are larger in counties with better broadband and device access and in counties with fewer cars per household. (c) Effects are smaller or null where broadband availability is poor or where minimum</w:t>
      </w:r>
      <w:r w:rsidRPr="00970DBE">
        <w:noBreakHyphen/>
        <w:t>order thresholds are high.</w:t>
      </w:r>
    </w:p>
    <w:p w14:paraId="71347598" w14:textId="56199B4F" w:rsidR="00970DBE" w:rsidRPr="00970DBE" w:rsidRDefault="00970DBE" w:rsidP="00C53A6C">
      <w:pPr>
        <w:pStyle w:val="NormalWeb"/>
        <w:numPr>
          <w:ilvl w:val="0"/>
          <w:numId w:val="7"/>
        </w:numPr>
        <w:spacing w:line="276" w:lineRule="auto"/>
      </w:pPr>
      <w:r w:rsidRPr="00970DBE">
        <w:rPr>
          <w:rStyle w:val="Strong"/>
          <w:rFonts w:eastAsiaTheme="majorEastAsia"/>
        </w:rPr>
        <w:t>How will we measure exposure and outcomes?</w:t>
      </w:r>
      <w:r w:rsidRPr="00970DBE">
        <w:br/>
        <w:t>For each platform and month, we determine whether grocery delivery that accepts program payment is available in each county. We construct an intensity index from the number of participating grocery partners per ten thousand residents and, where feasible, the share of deliverable addresses reconstructed from archived coverage pages.</w:t>
      </w:r>
      <w:r w:rsidRPr="00970DBE">
        <w:br/>
      </w:r>
      <w:r w:rsidRPr="00970DBE">
        <w:rPr>
          <w:rStyle w:val="Strong"/>
          <w:rFonts w:eastAsiaTheme="majorEastAsia"/>
        </w:rPr>
        <w:t>Outcomes</w:t>
      </w:r>
      <w:r w:rsidR="00C53A6C">
        <w:rPr>
          <w:rStyle w:val="Strong"/>
          <w:rFonts w:eastAsiaTheme="majorEastAsia"/>
        </w:rPr>
        <w:t xml:space="preserve">: </w:t>
      </w:r>
      <w:r w:rsidRPr="00970DBE">
        <w:t>From administrative tables we build county or state aggregates of benefits redeemed per capita, number of participating households per capita, and the level of total redemptions. As secondary outcomes, we use the within</w:t>
      </w:r>
      <w:r w:rsidRPr="00970DBE">
        <w:noBreakHyphen/>
        <w:t xml:space="preserve">month timing of redemption when available to test whether delivery spreads </w:t>
      </w:r>
      <w:proofErr w:type="gramStart"/>
      <w:r w:rsidRPr="00970DBE">
        <w:t>purchases</w:t>
      </w:r>
      <w:proofErr w:type="gramEnd"/>
      <w:r w:rsidRPr="00970DBE">
        <w:t xml:space="preserve"> more evenly through the benefit month.</w:t>
      </w:r>
    </w:p>
    <w:p w14:paraId="04903EAF" w14:textId="6A72F777" w:rsidR="00970DBE" w:rsidRPr="00970DBE" w:rsidRDefault="00970DBE" w:rsidP="00C53A6C">
      <w:pPr>
        <w:pStyle w:val="NormalWeb"/>
        <w:numPr>
          <w:ilvl w:val="0"/>
          <w:numId w:val="7"/>
        </w:numPr>
        <w:spacing w:line="276" w:lineRule="auto"/>
      </w:pPr>
      <w:r w:rsidRPr="00970DBE">
        <w:rPr>
          <w:rStyle w:val="Strong"/>
          <w:rFonts w:eastAsiaTheme="majorEastAsia"/>
        </w:rPr>
        <w:t>Identification</w:t>
      </w:r>
      <w:r w:rsidR="00C53A6C">
        <w:rPr>
          <w:rStyle w:val="Strong"/>
          <w:rFonts w:eastAsiaTheme="majorEastAsia"/>
        </w:rPr>
        <w:t xml:space="preserve">: </w:t>
      </w:r>
      <w:r w:rsidRPr="00970DBE">
        <w:t>We compare changes within the same county before and after the go</w:t>
      </w:r>
      <w:r w:rsidRPr="00970DBE">
        <w:noBreakHyphen/>
        <w:t>live month to changes in counties that have not yet gone live in the same calendar month. We include county fixed effects and month</w:t>
      </w:r>
      <w:r w:rsidRPr="00970DBE">
        <w:noBreakHyphen/>
        <w:t>year fixed effects. We plot event study paths to check for flat pre</w:t>
      </w:r>
      <w:r w:rsidRPr="00970DBE">
        <w:noBreakHyphen/>
        <w:t>trends and to show the dynamic response. Because launch timing varies across counties, we also apply modern estimators for staggered adoption to ensure correct weighting across cohorts. We include state</w:t>
      </w:r>
      <w:r w:rsidRPr="00970DBE">
        <w:noBreakHyphen/>
        <w:t>specific linear time trends as a robustness check and implement border</w:t>
      </w:r>
      <w:r w:rsidRPr="00970DBE">
        <w:noBreakHyphen/>
        <w:t>county buffer tests to guard against spillovers.</w:t>
      </w:r>
    </w:p>
    <w:p w14:paraId="2CC179CC" w14:textId="77777777" w:rsidR="00970DBE" w:rsidRPr="00970DBE" w:rsidRDefault="00970DBE" w:rsidP="00C53A6C">
      <w:pPr>
        <w:pStyle w:val="NormalWeb"/>
        <w:numPr>
          <w:ilvl w:val="0"/>
          <w:numId w:val="7"/>
        </w:numPr>
        <w:spacing w:line="276" w:lineRule="auto"/>
      </w:pPr>
      <w:r w:rsidRPr="00970DBE">
        <w:rPr>
          <w:rStyle w:val="Strong"/>
          <w:rFonts w:eastAsiaTheme="majorEastAsia"/>
        </w:rPr>
        <w:t>What will make the estimates credible?</w:t>
      </w:r>
      <w:r w:rsidRPr="00970DBE">
        <w:t xml:space="preserve"> Parallel pre</w:t>
      </w:r>
      <w:r w:rsidRPr="00970DBE">
        <w:noBreakHyphen/>
        <w:t>trends in the event study, stability to excluding early and late adopters, and similar results when we change how we measure intensity or prices (for example, using the Economic Research Service regional food</w:t>
      </w:r>
      <w:r w:rsidRPr="00970DBE">
        <w:noBreakHyphen/>
        <w:t>at</w:t>
      </w:r>
      <w:r w:rsidRPr="00970DBE">
        <w:noBreakHyphen/>
        <w:t>home prices versus the Consumer Price Index average prices). We also show results separately for urban and rural counties and by car ownership terciles.</w:t>
      </w:r>
    </w:p>
    <w:p w14:paraId="156A3FC2" w14:textId="77777777" w:rsidR="00970DBE" w:rsidRPr="00970DBE" w:rsidRDefault="00970DBE" w:rsidP="00C53A6C">
      <w:pPr>
        <w:spacing w:line="276" w:lineRule="auto"/>
        <w:rPr>
          <w:rFonts w:ascii="Times New Roman" w:hAnsi="Times New Roman" w:cs="Times New Roman"/>
        </w:rPr>
      </w:pPr>
    </w:p>
    <w:p w14:paraId="281CB53E" w14:textId="77777777" w:rsidR="00970DBE" w:rsidRPr="00970DBE" w:rsidRDefault="00970DBE" w:rsidP="00C53A6C">
      <w:pPr>
        <w:pStyle w:val="Heading3"/>
        <w:spacing w:line="276" w:lineRule="auto"/>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lastRenderedPageBreak/>
        <w:t>A2. Paper 2 — Delivery fees, minimum</w:t>
      </w:r>
      <w:r w:rsidRPr="00970DBE">
        <w:rPr>
          <w:rFonts w:ascii="Times New Roman" w:hAnsi="Times New Roman" w:cs="Times New Roman"/>
          <w:color w:val="000000" w:themeColor="text1"/>
          <w:sz w:val="24"/>
          <w:szCs w:val="24"/>
        </w:rPr>
        <w:noBreakHyphen/>
        <w:t>order thresholds, and who ultimately pays: policy windows on platforms</w:t>
      </w:r>
    </w:p>
    <w:p w14:paraId="7061D51A" w14:textId="2889F4AA" w:rsidR="00970DBE" w:rsidRPr="00970DBE" w:rsidRDefault="00970DBE" w:rsidP="00C53A6C">
      <w:pPr>
        <w:pStyle w:val="NormalWeb"/>
        <w:numPr>
          <w:ilvl w:val="0"/>
          <w:numId w:val="8"/>
        </w:numPr>
        <w:spacing w:line="276" w:lineRule="auto"/>
      </w:pPr>
      <w:r w:rsidRPr="00970DBE">
        <w:rPr>
          <w:rStyle w:val="Strong"/>
          <w:rFonts w:eastAsiaTheme="majorEastAsia"/>
        </w:rPr>
        <w:t>Research question</w:t>
      </w:r>
      <w:r w:rsidR="00C53A6C">
        <w:rPr>
          <w:rStyle w:val="Strong"/>
          <w:rFonts w:eastAsiaTheme="majorEastAsia"/>
        </w:rPr>
        <w:t xml:space="preserve">: </w:t>
      </w:r>
      <w:r w:rsidRPr="00970DBE">
        <w:t>Do changes in delivery fees, minimum</w:t>
      </w:r>
      <w:r w:rsidRPr="00970DBE">
        <w:noBreakHyphen/>
        <w:t>order thresholds, or temporary fee waivers alter the treatment effects on redemptions and participation around the dates of public announcements?</w:t>
      </w:r>
    </w:p>
    <w:p w14:paraId="74392E85" w14:textId="7902820C" w:rsidR="00970DBE" w:rsidRPr="00970DBE" w:rsidRDefault="00970DBE" w:rsidP="00C53A6C">
      <w:pPr>
        <w:pStyle w:val="NormalWeb"/>
        <w:numPr>
          <w:ilvl w:val="0"/>
          <w:numId w:val="8"/>
        </w:numPr>
        <w:spacing w:line="276" w:lineRule="auto"/>
      </w:pPr>
      <w:r w:rsidRPr="00970DBE">
        <w:rPr>
          <w:rStyle w:val="Strong"/>
          <w:rFonts w:eastAsiaTheme="majorEastAsia"/>
        </w:rPr>
        <w:t xml:space="preserve">What exactly is the idea? </w:t>
      </w:r>
      <w:r w:rsidR="00C53A6C">
        <w:rPr>
          <w:rStyle w:val="Strong"/>
          <w:rFonts w:eastAsiaTheme="majorEastAsia" w:hint="eastAsia"/>
        </w:rPr>
        <w:t xml:space="preserve"> </w:t>
      </w:r>
      <w:r w:rsidRPr="00970DBE">
        <w:t>Because program benefits cannot pay delivery fees or tips, fee reductions and waivers lower the effective total price of reaching the shopping cart. They also help households meet minimum order thresholds.</w:t>
      </w:r>
      <w:r w:rsidRPr="00970DBE">
        <w:br/>
      </w:r>
      <w:r w:rsidRPr="00970DBE">
        <w:rPr>
          <w:rStyle w:val="Strong"/>
          <w:rFonts w:eastAsiaTheme="majorEastAsia"/>
        </w:rPr>
        <w:t>Hypotheses</w:t>
      </w:r>
      <w:r w:rsidR="00C53A6C">
        <w:rPr>
          <w:rStyle w:val="Strong"/>
          <w:rFonts w:eastAsiaTheme="majorEastAsia"/>
        </w:rPr>
        <w:t xml:space="preserve">: </w:t>
      </w:r>
      <w:r w:rsidRPr="00970DBE">
        <w:t>(a) When a retailer or platform announces a fee waiver or lower minimum order requirement, treated counties see discrete increases in redemptions and participation compared with not</w:t>
      </w:r>
      <w:r w:rsidRPr="00970DBE">
        <w:noBreakHyphen/>
        <w:t>yet</w:t>
      </w:r>
      <w:r w:rsidRPr="00970DBE">
        <w:noBreakHyphen/>
        <w:t>treated counties. (b) Effects are largest late in the benefit month when balances are low. (c) Effects are larger in lower</w:t>
      </w:r>
      <w:r w:rsidRPr="00970DBE">
        <w:noBreakHyphen/>
        <w:t>income or high</w:t>
      </w:r>
      <w:r w:rsidRPr="00970DBE">
        <w:noBreakHyphen/>
        <w:t>poverty counties.</w:t>
      </w:r>
    </w:p>
    <w:p w14:paraId="50BA89B2" w14:textId="32A895FE" w:rsidR="00970DBE" w:rsidRPr="00970DBE" w:rsidRDefault="00970DBE" w:rsidP="00C53A6C">
      <w:pPr>
        <w:pStyle w:val="NormalWeb"/>
        <w:numPr>
          <w:ilvl w:val="0"/>
          <w:numId w:val="8"/>
        </w:numPr>
        <w:spacing w:line="276" w:lineRule="auto"/>
      </w:pPr>
      <w:r w:rsidRPr="00970DBE">
        <w:rPr>
          <w:rStyle w:val="Strong"/>
          <w:rFonts w:eastAsiaTheme="majorEastAsia"/>
        </w:rPr>
        <w:t>Measurement</w:t>
      </w:r>
      <w:r w:rsidR="00C53A6C">
        <w:rPr>
          <w:rStyle w:val="Strong"/>
          <w:rFonts w:eastAsiaTheme="majorEastAsia"/>
        </w:rPr>
        <w:t xml:space="preserve">: </w:t>
      </w:r>
      <w:r w:rsidRPr="00970DBE">
        <w:t>We build a dated archive of policies (delivery fee amounts, minimum order levels, fee</w:t>
      </w:r>
      <w:r w:rsidRPr="00970DBE">
        <w:noBreakHyphen/>
        <w:t>waiver promotions), their geographic applicability, and their effective dates. We code county</w:t>
      </w:r>
      <w:r w:rsidRPr="00970DBE">
        <w:noBreakHyphen/>
        <w:t>month exposure based on whether at least one active platform</w:t>
      </w:r>
      <w:r w:rsidRPr="00970DBE">
        <w:noBreakHyphen/>
        <w:t>partner retailer applies the policy in that county.</w:t>
      </w:r>
    </w:p>
    <w:p w14:paraId="1F41425D" w14:textId="67143DF3" w:rsidR="00970DBE" w:rsidRPr="00970DBE" w:rsidRDefault="00970DBE" w:rsidP="00C53A6C">
      <w:pPr>
        <w:pStyle w:val="NormalWeb"/>
        <w:numPr>
          <w:ilvl w:val="0"/>
          <w:numId w:val="8"/>
        </w:numPr>
        <w:spacing w:line="276" w:lineRule="auto"/>
      </w:pPr>
      <w:r w:rsidRPr="00970DBE">
        <w:rPr>
          <w:rStyle w:val="Strong"/>
          <w:rFonts w:eastAsiaTheme="majorEastAsia"/>
        </w:rPr>
        <w:t>Identification</w:t>
      </w:r>
      <w:r w:rsidR="00C53A6C">
        <w:rPr>
          <w:rStyle w:val="Strong"/>
          <w:rFonts w:eastAsiaTheme="majorEastAsia"/>
        </w:rPr>
        <w:t xml:space="preserve">: </w:t>
      </w:r>
      <w:r w:rsidRPr="00970DBE">
        <w:t>We run event studies centered on the announcement dates, comparing treated counties to counties without exposure at the same time. We also estimate a triple difference that combines before</w:t>
      </w:r>
      <w:r w:rsidRPr="00970DBE">
        <w:noBreakHyphen/>
        <w:t>versus</w:t>
      </w:r>
      <w:r w:rsidRPr="00970DBE">
        <w:noBreakHyphen/>
        <w:t>after, treated</w:t>
      </w:r>
      <w:r w:rsidRPr="00970DBE">
        <w:noBreakHyphen/>
        <w:t>versus</w:t>
      </w:r>
      <w:r w:rsidRPr="00970DBE">
        <w:noBreakHyphen/>
        <w:t>not</w:t>
      </w:r>
      <w:r w:rsidRPr="00970DBE">
        <w:noBreakHyphen/>
        <w:t>yet</w:t>
      </w:r>
      <w:r w:rsidRPr="00970DBE">
        <w:noBreakHyphen/>
        <w:t>treated, and policy</w:t>
      </w:r>
      <w:r w:rsidRPr="00970DBE">
        <w:noBreakHyphen/>
        <w:t>applicable</w:t>
      </w:r>
      <w:r w:rsidRPr="00970DBE">
        <w:noBreakHyphen/>
        <w:t>versus</w:t>
      </w:r>
      <w:r w:rsidRPr="00970DBE">
        <w:noBreakHyphen/>
        <w:t>not</w:t>
      </w:r>
      <w:r w:rsidRPr="00970DBE">
        <w:noBreakHyphen/>
        <w:t>applicable counties. We add retailer</w:t>
      </w:r>
      <w:r w:rsidRPr="00970DBE">
        <w:noBreakHyphen/>
        <w:t>specific time paths and holiday fixed effects to avoid confounding from seasonal promotions.</w:t>
      </w:r>
    </w:p>
    <w:p w14:paraId="259BB551" w14:textId="063EB824" w:rsidR="00970DBE" w:rsidRPr="00970DBE" w:rsidRDefault="00970DBE" w:rsidP="00C53A6C">
      <w:pPr>
        <w:pStyle w:val="NormalWeb"/>
        <w:numPr>
          <w:ilvl w:val="0"/>
          <w:numId w:val="8"/>
        </w:numPr>
        <w:spacing w:line="276" w:lineRule="auto"/>
      </w:pPr>
      <w:r w:rsidRPr="00970DBE">
        <w:rPr>
          <w:rStyle w:val="Strong"/>
          <w:rFonts w:eastAsiaTheme="majorEastAsia"/>
        </w:rPr>
        <w:t>Credibility and robustness</w:t>
      </w:r>
      <w:r w:rsidR="00C53A6C">
        <w:rPr>
          <w:rStyle w:val="Strong"/>
          <w:rFonts w:eastAsiaTheme="majorEastAsia"/>
        </w:rPr>
        <w:t xml:space="preserve">: </w:t>
      </w:r>
      <w:r w:rsidRPr="00970DBE">
        <w:t>Placebo announcement dates, alternative policy coding (for example, including or excluding temporary promotions), and separate analyses for major retail chains versus independent stores. We report results by broadband and car</w:t>
      </w:r>
      <w:r w:rsidRPr="00970DBE">
        <w:noBreakHyphen/>
        <w:t>ownership strata to show incidence heterogeneity.</w:t>
      </w:r>
    </w:p>
    <w:p w14:paraId="61879B7F" w14:textId="77777777" w:rsidR="00970DBE" w:rsidRPr="00970DBE" w:rsidRDefault="00970DBE" w:rsidP="00C53A6C">
      <w:pPr>
        <w:spacing w:line="276" w:lineRule="auto"/>
        <w:rPr>
          <w:rFonts w:ascii="Times New Roman" w:hAnsi="Times New Roman" w:cs="Times New Roman"/>
        </w:rPr>
      </w:pPr>
    </w:p>
    <w:p w14:paraId="2A654462" w14:textId="77777777" w:rsidR="00970DBE" w:rsidRPr="000A7245" w:rsidRDefault="00970DBE" w:rsidP="00C53A6C">
      <w:pPr>
        <w:pStyle w:val="Heading3"/>
        <w:spacing w:line="276" w:lineRule="auto"/>
        <w:rPr>
          <w:rFonts w:ascii="Times New Roman" w:hAnsi="Times New Roman" w:cs="Times New Roman"/>
          <w:b/>
          <w:bCs/>
          <w:color w:val="000000" w:themeColor="text1"/>
          <w:rPrChange w:id="15" w:author="Zhang, Jiaming" w:date="2025-09-27T14:53:00Z" w16du:dateUtc="2025-09-27T18:53:00Z">
            <w:rPr>
              <w:rFonts w:ascii="Times New Roman" w:hAnsi="Times New Roman" w:cs="Times New Roman"/>
              <w:color w:val="000000" w:themeColor="text1"/>
              <w:sz w:val="24"/>
              <w:szCs w:val="24"/>
            </w:rPr>
          </w:rPrChange>
        </w:rPr>
      </w:pPr>
      <w:r w:rsidRPr="000A7245">
        <w:rPr>
          <w:rFonts w:ascii="Times New Roman" w:hAnsi="Times New Roman" w:cs="Times New Roman"/>
          <w:b/>
          <w:bCs/>
          <w:color w:val="000000" w:themeColor="text1"/>
          <w:rPrChange w:id="16" w:author="Zhang, Jiaming" w:date="2025-09-27T14:53:00Z" w16du:dateUtc="2025-09-27T18:53:00Z">
            <w:rPr>
              <w:rFonts w:ascii="Times New Roman" w:hAnsi="Times New Roman" w:cs="Times New Roman"/>
              <w:color w:val="000000" w:themeColor="text1"/>
              <w:sz w:val="24"/>
              <w:szCs w:val="24"/>
            </w:rPr>
          </w:rPrChange>
        </w:rPr>
        <w:t>A3. Paper 3 — Do delivery</w:t>
      </w:r>
      <w:r w:rsidRPr="000A7245">
        <w:rPr>
          <w:rFonts w:ascii="Times New Roman" w:hAnsi="Times New Roman" w:cs="Times New Roman"/>
          <w:b/>
          <w:bCs/>
          <w:color w:val="000000" w:themeColor="text1"/>
          <w:rPrChange w:id="17" w:author="Zhang, Jiaming" w:date="2025-09-27T14:53:00Z" w16du:dateUtc="2025-09-27T18:53:00Z">
            <w:rPr>
              <w:rFonts w:ascii="Times New Roman" w:hAnsi="Times New Roman" w:cs="Times New Roman"/>
              <w:color w:val="000000" w:themeColor="text1"/>
              <w:sz w:val="24"/>
              <w:szCs w:val="24"/>
            </w:rPr>
          </w:rPrChange>
        </w:rPr>
        <w:noBreakHyphen/>
        <w:t>enabled payments reshape the local grocery market? Entry and exit of authorized retailers</w:t>
      </w:r>
    </w:p>
    <w:p w14:paraId="09FD3700" w14:textId="1780DCB8" w:rsidR="00970DBE" w:rsidRPr="00970DBE" w:rsidRDefault="00970DBE" w:rsidP="00C53A6C">
      <w:pPr>
        <w:pStyle w:val="NormalWeb"/>
        <w:numPr>
          <w:ilvl w:val="0"/>
          <w:numId w:val="9"/>
        </w:numPr>
        <w:spacing w:line="276" w:lineRule="auto"/>
      </w:pPr>
      <w:r w:rsidRPr="00970DBE">
        <w:rPr>
          <w:rStyle w:val="Strong"/>
          <w:rFonts w:eastAsiaTheme="majorEastAsia"/>
        </w:rPr>
        <w:t>Research question</w:t>
      </w:r>
      <w:r w:rsidR="00C53A6C">
        <w:rPr>
          <w:rStyle w:val="Strong"/>
          <w:rFonts w:eastAsiaTheme="majorEastAsia"/>
        </w:rPr>
        <w:t xml:space="preserve">: </w:t>
      </w:r>
      <w:r w:rsidRPr="00970DBE">
        <w:t>After platform launch, do the number and composition of authorized grocery retailers change, particularly among small or rural stores?</w:t>
      </w:r>
    </w:p>
    <w:p w14:paraId="5233B4D8" w14:textId="518799D2" w:rsidR="00970DBE" w:rsidRPr="00970DBE" w:rsidRDefault="00970DBE" w:rsidP="00C53A6C">
      <w:pPr>
        <w:pStyle w:val="NormalWeb"/>
        <w:numPr>
          <w:ilvl w:val="0"/>
          <w:numId w:val="9"/>
        </w:numPr>
        <w:spacing w:line="276" w:lineRule="auto"/>
      </w:pPr>
      <w:r w:rsidRPr="00970DBE">
        <w:rPr>
          <w:rStyle w:val="Strong"/>
          <w:rFonts w:eastAsiaTheme="majorEastAsia"/>
        </w:rPr>
        <w:t xml:space="preserve">What exactly is the idea? </w:t>
      </w:r>
      <w:r w:rsidRPr="00970DBE">
        <w:br/>
        <w:t>Delivery intermediation may raise fixed costs (technology, integration, delivery operations) or variable costs (commissions), which could push fragile stores to exit. Conversely, it may expand reach and increase demand, helping some stores persist.</w:t>
      </w:r>
      <w:r w:rsidRPr="00970DBE">
        <w:br/>
      </w:r>
      <w:r w:rsidRPr="00970DBE">
        <w:rPr>
          <w:rStyle w:val="Strong"/>
          <w:rFonts w:eastAsiaTheme="majorEastAsia"/>
        </w:rPr>
        <w:t>Hypotheses</w:t>
      </w:r>
      <w:r w:rsidR="00C53A6C">
        <w:rPr>
          <w:rStyle w:val="Strong"/>
          <w:rFonts w:eastAsiaTheme="majorEastAsia"/>
        </w:rPr>
        <w:t xml:space="preserve">: </w:t>
      </w:r>
      <w:r w:rsidRPr="00970DBE">
        <w:t xml:space="preserve">(a) Small and rural stores become less likely to remain authorized when delivery is active, relative to similar stores elsewhere. (b) Large chains increase their </w:t>
      </w:r>
      <w:r w:rsidRPr="00970DBE">
        <w:lastRenderedPageBreak/>
        <w:t>presence or maintain authorization at higher rates. (c) Areas with poor broadband or high transportation frictions see stronger re</w:t>
      </w:r>
      <w:r w:rsidRPr="00970DBE">
        <w:noBreakHyphen/>
        <w:t>sorting of which stores remain.</w:t>
      </w:r>
    </w:p>
    <w:p w14:paraId="24ADA500" w14:textId="70910734" w:rsidR="00970DBE" w:rsidRPr="00970DBE" w:rsidRDefault="00970DBE" w:rsidP="00C53A6C">
      <w:pPr>
        <w:pStyle w:val="NormalWeb"/>
        <w:numPr>
          <w:ilvl w:val="0"/>
          <w:numId w:val="9"/>
        </w:numPr>
        <w:spacing w:line="276" w:lineRule="auto"/>
      </w:pPr>
      <w:r w:rsidRPr="00970DBE">
        <w:rPr>
          <w:rStyle w:val="Strong"/>
          <w:rFonts w:eastAsiaTheme="majorEastAsia"/>
        </w:rPr>
        <w:t>Measurement</w:t>
      </w:r>
      <w:r w:rsidR="00C53A6C">
        <w:rPr>
          <w:rStyle w:val="Strong"/>
          <w:rFonts w:eastAsiaTheme="majorEastAsia"/>
        </w:rPr>
        <w:t xml:space="preserve">: </w:t>
      </w:r>
      <w:r w:rsidRPr="00970DBE">
        <w:t>We convert the retailer locator into a monthly panel of counts and store identities for each county. We flag whether a retailer partners with a platform at the chain level and, when feasible, at the store level. We supplement with business registry information on store size and type.</w:t>
      </w:r>
    </w:p>
    <w:p w14:paraId="349FC55F" w14:textId="5E91B1EF" w:rsidR="00970DBE" w:rsidRPr="00970DBE" w:rsidRDefault="00970DBE" w:rsidP="00C53A6C">
      <w:pPr>
        <w:pStyle w:val="NormalWeb"/>
        <w:numPr>
          <w:ilvl w:val="0"/>
          <w:numId w:val="9"/>
        </w:numPr>
        <w:spacing w:line="276" w:lineRule="auto"/>
      </w:pPr>
      <w:r w:rsidRPr="00970DBE">
        <w:rPr>
          <w:rStyle w:val="Strong"/>
          <w:rFonts w:eastAsiaTheme="majorEastAsia"/>
        </w:rPr>
        <w:t>Identification</w:t>
      </w:r>
      <w:r w:rsidR="00C53A6C">
        <w:t xml:space="preserve">: </w:t>
      </w:r>
      <w:r w:rsidRPr="00970DBE">
        <w:t>We estimate difference</w:t>
      </w:r>
      <w:r w:rsidRPr="00970DBE">
        <w:noBreakHyphen/>
        <w:t>in</w:t>
      </w:r>
      <w:r w:rsidRPr="00970DBE">
        <w:noBreakHyphen/>
        <w:t>differences regressions on retailer counts and run store</w:t>
      </w:r>
      <w:r w:rsidRPr="00970DBE">
        <w:noBreakHyphen/>
        <w:t xml:space="preserve">level survival models where identifiers are stable, comparing exit and entry hazards before and after platform launch with counties that have not yet launched in the same </w:t>
      </w:r>
      <w:proofErr w:type="gramStart"/>
      <w:r w:rsidRPr="00970DBE">
        <w:t>time period</w:t>
      </w:r>
      <w:proofErr w:type="gramEnd"/>
      <w:r w:rsidRPr="00970DBE">
        <w:t>. We include county and time fixed effects, plus county</w:t>
      </w:r>
      <w:r w:rsidRPr="00970DBE">
        <w:noBreakHyphen/>
        <w:t>level controls from the common data stack.</w:t>
      </w:r>
    </w:p>
    <w:p w14:paraId="70639537" w14:textId="4677BE4F" w:rsidR="00970DBE" w:rsidRPr="00970DBE" w:rsidRDefault="00970DBE" w:rsidP="00C53A6C">
      <w:pPr>
        <w:pStyle w:val="NormalWeb"/>
        <w:numPr>
          <w:ilvl w:val="0"/>
          <w:numId w:val="9"/>
        </w:numPr>
        <w:spacing w:line="276" w:lineRule="auto"/>
      </w:pPr>
      <w:r w:rsidRPr="00970DBE">
        <w:rPr>
          <w:rStyle w:val="Strong"/>
          <w:rFonts w:eastAsiaTheme="majorEastAsia"/>
        </w:rPr>
        <w:t>Credibility and robustness</w:t>
      </w:r>
      <w:r w:rsidR="00C53A6C">
        <w:rPr>
          <w:rStyle w:val="Strong"/>
          <w:rFonts w:eastAsiaTheme="majorEastAsia"/>
        </w:rPr>
        <w:t xml:space="preserve">: </w:t>
      </w:r>
      <w:r w:rsidRPr="00970DBE">
        <w:t>We hand</w:t>
      </w:r>
      <w:r w:rsidRPr="00970DBE">
        <w:noBreakHyphen/>
        <w:t xml:space="preserve">audit samples to ensure that exits are not simple </w:t>
      </w:r>
      <w:proofErr w:type="spellStart"/>
      <w:r w:rsidRPr="00970DBE">
        <w:t>rebrandings</w:t>
      </w:r>
      <w:proofErr w:type="spellEnd"/>
      <w:r w:rsidRPr="00970DBE">
        <w:t>. We run separate models for urban and rural areas and for different size thresholds, and we test sensitivity to alternative partner</w:t>
      </w:r>
      <w:r w:rsidRPr="00970DBE">
        <w:noBreakHyphen/>
        <w:t>flag rules.</w:t>
      </w:r>
    </w:p>
    <w:p w14:paraId="376058AA" w14:textId="77777777" w:rsidR="00970DBE" w:rsidRPr="000A7245" w:rsidRDefault="00970DBE" w:rsidP="00C53A6C">
      <w:pPr>
        <w:spacing w:line="276" w:lineRule="auto"/>
        <w:rPr>
          <w:rFonts w:ascii="Times New Roman" w:hAnsi="Times New Roman" w:cs="Times New Roman"/>
          <w:b/>
          <w:bCs/>
          <w:sz w:val="28"/>
          <w:szCs w:val="28"/>
          <w:rPrChange w:id="18" w:author="Zhang, Jiaming" w:date="2025-09-27T14:53:00Z" w16du:dateUtc="2025-09-27T18:53:00Z">
            <w:rPr>
              <w:rFonts w:ascii="Times New Roman" w:hAnsi="Times New Roman" w:cs="Times New Roman"/>
            </w:rPr>
          </w:rPrChange>
        </w:rPr>
      </w:pPr>
    </w:p>
    <w:p w14:paraId="06364B00" w14:textId="77777777" w:rsidR="00970DBE" w:rsidRPr="000A7245" w:rsidRDefault="00970DBE" w:rsidP="00C53A6C">
      <w:pPr>
        <w:pStyle w:val="Heading3"/>
        <w:spacing w:line="276" w:lineRule="auto"/>
        <w:rPr>
          <w:rFonts w:ascii="Times New Roman" w:hAnsi="Times New Roman" w:cs="Times New Roman"/>
          <w:b/>
          <w:bCs/>
          <w:color w:val="000000" w:themeColor="text1"/>
          <w:rPrChange w:id="19" w:author="Zhang, Jiaming" w:date="2025-09-27T14:53:00Z" w16du:dateUtc="2025-09-27T18:53:00Z">
            <w:rPr>
              <w:rFonts w:ascii="Times New Roman" w:hAnsi="Times New Roman" w:cs="Times New Roman"/>
              <w:color w:val="000000" w:themeColor="text1"/>
              <w:sz w:val="24"/>
              <w:szCs w:val="24"/>
            </w:rPr>
          </w:rPrChange>
        </w:rPr>
      </w:pPr>
      <w:r w:rsidRPr="000A7245">
        <w:rPr>
          <w:rFonts w:ascii="Times New Roman" w:hAnsi="Times New Roman" w:cs="Times New Roman"/>
          <w:b/>
          <w:bCs/>
          <w:color w:val="000000" w:themeColor="text1"/>
          <w:rPrChange w:id="20" w:author="Zhang, Jiaming" w:date="2025-09-27T14:53:00Z" w16du:dateUtc="2025-09-27T18:53:00Z">
            <w:rPr>
              <w:rFonts w:ascii="Times New Roman" w:hAnsi="Times New Roman" w:cs="Times New Roman"/>
              <w:color w:val="000000" w:themeColor="text1"/>
              <w:sz w:val="24"/>
              <w:szCs w:val="24"/>
            </w:rPr>
          </w:rPrChange>
        </w:rPr>
        <w:t>A4. Paper 4 — Channels and baskets: online versus in</w:t>
      </w:r>
      <w:r w:rsidRPr="000A7245">
        <w:rPr>
          <w:rFonts w:ascii="Times New Roman" w:hAnsi="Times New Roman" w:cs="Times New Roman"/>
          <w:b/>
          <w:bCs/>
          <w:color w:val="000000" w:themeColor="text1"/>
          <w:rPrChange w:id="21" w:author="Zhang, Jiaming" w:date="2025-09-27T14:53:00Z" w16du:dateUtc="2025-09-27T18:53:00Z">
            <w:rPr>
              <w:rFonts w:ascii="Times New Roman" w:hAnsi="Times New Roman" w:cs="Times New Roman"/>
              <w:color w:val="000000" w:themeColor="text1"/>
              <w:sz w:val="24"/>
              <w:szCs w:val="24"/>
            </w:rPr>
          </w:rPrChange>
        </w:rPr>
        <w:noBreakHyphen/>
        <w:t>store redemption and nutritional composition</w:t>
      </w:r>
    </w:p>
    <w:p w14:paraId="6BE7FF49" w14:textId="25238596" w:rsidR="00970DBE" w:rsidRPr="00970DBE" w:rsidRDefault="00970DBE" w:rsidP="00C53A6C">
      <w:pPr>
        <w:pStyle w:val="NormalWeb"/>
        <w:numPr>
          <w:ilvl w:val="0"/>
          <w:numId w:val="10"/>
        </w:numPr>
        <w:spacing w:line="276" w:lineRule="auto"/>
      </w:pPr>
      <w:r w:rsidRPr="00970DBE">
        <w:rPr>
          <w:rStyle w:val="Strong"/>
          <w:rFonts w:eastAsiaTheme="majorEastAsia"/>
        </w:rPr>
        <w:t>Research question</w:t>
      </w:r>
      <w:r w:rsidR="00C53A6C">
        <w:rPr>
          <w:rStyle w:val="Strong"/>
          <w:rFonts w:eastAsiaTheme="majorEastAsia"/>
        </w:rPr>
        <w:t xml:space="preserve">: </w:t>
      </w:r>
      <w:r w:rsidRPr="00970DBE">
        <w:t>With channel</w:t>
      </w:r>
      <w:r w:rsidRPr="00970DBE">
        <w:noBreakHyphen/>
        <w:t>separated outcomes, does delivery access expand total redemptions or mostly substitute in</w:t>
      </w:r>
      <w:r w:rsidRPr="00970DBE">
        <w:noBreakHyphen/>
        <w:t>store purchases with online purchases? Does the nutritional composition of purchased baskets change after delivery becomes available?</w:t>
      </w:r>
    </w:p>
    <w:p w14:paraId="3E398DE1" w14:textId="79B9F0CF" w:rsidR="00970DBE" w:rsidRPr="00970DBE" w:rsidRDefault="00970DBE" w:rsidP="00C53A6C">
      <w:pPr>
        <w:pStyle w:val="NormalWeb"/>
        <w:numPr>
          <w:ilvl w:val="0"/>
          <w:numId w:val="10"/>
        </w:numPr>
        <w:spacing w:line="276" w:lineRule="auto"/>
      </w:pPr>
      <w:r w:rsidRPr="00970DBE">
        <w:rPr>
          <w:rStyle w:val="Strong"/>
          <w:rFonts w:eastAsiaTheme="majorEastAsia"/>
        </w:rPr>
        <w:t xml:space="preserve">What exactly is the idea? </w:t>
      </w:r>
      <w:r w:rsidR="00C53A6C">
        <w:t xml:space="preserve"> </w:t>
      </w:r>
      <w:r w:rsidRPr="00970DBE">
        <w:t>If delivery primarily lowers travel costs, total redemptions should rise, especially for households facing mobility constraints. If delivery mainly substitutes for in</w:t>
      </w:r>
      <w:r w:rsidRPr="00970DBE">
        <w:noBreakHyphen/>
        <w:t xml:space="preserve">store purchasing, the online share rises while totals remain flat. Nutrition could improve if delivery widens access to fresh produce or </w:t>
      </w:r>
      <w:proofErr w:type="gramStart"/>
      <w:r w:rsidRPr="00970DBE">
        <w:t>worsen</w:t>
      </w:r>
      <w:proofErr w:type="gramEnd"/>
      <w:r w:rsidRPr="00970DBE">
        <w:t xml:space="preserve"> if delivery makes calorie</w:t>
      </w:r>
      <w:r w:rsidRPr="00970DBE">
        <w:noBreakHyphen/>
        <w:t>dense shelf</w:t>
      </w:r>
      <w:r w:rsidRPr="00970DBE">
        <w:noBreakHyphen/>
        <w:t>stable items more attractive.</w:t>
      </w:r>
      <w:r w:rsidRPr="00970DBE">
        <w:br/>
      </w:r>
      <w:r w:rsidRPr="00970DBE">
        <w:rPr>
          <w:rStyle w:val="Strong"/>
          <w:rFonts w:eastAsiaTheme="majorEastAsia"/>
        </w:rPr>
        <w:t>Hypotheses</w:t>
      </w:r>
      <w:r w:rsidR="00C53A6C">
        <w:rPr>
          <w:rStyle w:val="Strong"/>
          <w:rFonts w:eastAsiaTheme="majorEastAsia"/>
        </w:rPr>
        <w:t xml:space="preserve">: </w:t>
      </w:r>
      <w:r w:rsidRPr="00970DBE">
        <w:t>(a) In high broadband and low car</w:t>
      </w:r>
      <w:r w:rsidRPr="00970DBE">
        <w:noBreakHyphen/>
        <w:t>ownership counties, totals rise more after launch. (b) The share of online redemptions increases sharply at launch. (c) Indices of basket healthfulness change, with the sign determined empirically.</w:t>
      </w:r>
    </w:p>
    <w:p w14:paraId="4104BC0B" w14:textId="642AAC19" w:rsidR="00970DBE" w:rsidRPr="00970DBE" w:rsidRDefault="00970DBE" w:rsidP="00C53A6C">
      <w:pPr>
        <w:pStyle w:val="NormalWeb"/>
        <w:numPr>
          <w:ilvl w:val="0"/>
          <w:numId w:val="10"/>
        </w:numPr>
        <w:spacing w:line="276" w:lineRule="auto"/>
      </w:pPr>
      <w:r w:rsidRPr="00970DBE">
        <w:rPr>
          <w:rStyle w:val="Strong"/>
          <w:rFonts w:eastAsiaTheme="majorEastAsia"/>
        </w:rPr>
        <w:t>Measurement</w:t>
      </w:r>
      <w:r w:rsidR="00C53A6C">
        <w:rPr>
          <w:rStyle w:val="Strong"/>
          <w:rFonts w:eastAsiaTheme="majorEastAsia"/>
        </w:rPr>
        <w:t xml:space="preserve">: </w:t>
      </w:r>
      <w:r w:rsidRPr="00970DBE">
        <w:t>We request county</w:t>
      </w:r>
      <w:r w:rsidRPr="00970DBE">
        <w:noBreakHyphen/>
        <w:t>by</w:t>
      </w:r>
      <w:r w:rsidRPr="00970DBE">
        <w:noBreakHyphen/>
        <w:t>month online versus in</w:t>
      </w:r>
      <w:r w:rsidRPr="00970DBE">
        <w:noBreakHyphen/>
        <w:t>store redemption aggregates through the Freedom of Information Act. Where retailer transactions can be obtained, we map product identifiers to nutrients and compute the Healthy Eating Index 2010 and a nutrient density score, alongside category shares such as fresh produce, sugar</w:t>
      </w:r>
      <w:r w:rsidRPr="00970DBE">
        <w:noBreakHyphen/>
        <w:t>sweetened beverages, and prepared foods.</w:t>
      </w:r>
    </w:p>
    <w:p w14:paraId="6DAEBA86" w14:textId="61A62F02" w:rsidR="00970DBE" w:rsidRPr="00970DBE" w:rsidRDefault="00970DBE" w:rsidP="00C53A6C">
      <w:pPr>
        <w:pStyle w:val="NormalWeb"/>
        <w:numPr>
          <w:ilvl w:val="0"/>
          <w:numId w:val="10"/>
        </w:numPr>
        <w:spacing w:line="276" w:lineRule="auto"/>
      </w:pPr>
      <w:r w:rsidRPr="00970DBE">
        <w:rPr>
          <w:rStyle w:val="Strong"/>
          <w:rFonts w:eastAsiaTheme="majorEastAsia"/>
        </w:rPr>
        <w:t>Identification</w:t>
      </w:r>
      <w:r w:rsidR="00C53A6C">
        <w:rPr>
          <w:rStyle w:val="Strong"/>
          <w:rFonts w:eastAsiaTheme="majorEastAsia"/>
        </w:rPr>
        <w:t xml:space="preserve">: </w:t>
      </w:r>
      <w:r w:rsidRPr="00970DBE">
        <w:t>We reuse the staggered launch framework and estimate separate models for totals and for the online share. For nutrition, we estimate within</w:t>
      </w:r>
      <w:r w:rsidRPr="00970DBE">
        <w:noBreakHyphen/>
        <w:t>county changes in indices and category shares after launch relative to not</w:t>
      </w:r>
      <w:r w:rsidRPr="00970DBE">
        <w:noBreakHyphen/>
        <w:t>yet</w:t>
      </w:r>
      <w:r w:rsidRPr="00970DBE">
        <w:noBreakHyphen/>
        <w:t>launched counties, controlling for the same moderators and prices.</w:t>
      </w:r>
    </w:p>
    <w:p w14:paraId="6336A049" w14:textId="65EE864E" w:rsidR="00970DBE" w:rsidRPr="00970DBE" w:rsidRDefault="00970DBE" w:rsidP="00C53A6C">
      <w:pPr>
        <w:pStyle w:val="NormalWeb"/>
        <w:numPr>
          <w:ilvl w:val="0"/>
          <w:numId w:val="10"/>
        </w:numPr>
        <w:spacing w:line="276" w:lineRule="auto"/>
      </w:pPr>
      <w:r w:rsidRPr="00970DBE">
        <w:rPr>
          <w:rStyle w:val="Strong"/>
          <w:rFonts w:eastAsiaTheme="majorEastAsia"/>
        </w:rPr>
        <w:lastRenderedPageBreak/>
        <w:t>Credibility and robustness</w:t>
      </w:r>
      <w:r w:rsidR="00C53A6C">
        <w:rPr>
          <w:rStyle w:val="Strong"/>
          <w:rFonts w:eastAsiaTheme="majorEastAsia"/>
        </w:rPr>
        <w:t xml:space="preserve">: </w:t>
      </w:r>
      <w:r w:rsidRPr="00970DBE">
        <w:t>Multiple nutrition indices and alternate product</w:t>
      </w:r>
      <w:r w:rsidRPr="00970DBE">
        <w:noBreakHyphen/>
        <w:t>to</w:t>
      </w:r>
      <w:r w:rsidRPr="00970DBE">
        <w:noBreakHyphen/>
        <w:t>nutrient mapping rules; placebo analyses on categories that are ineligible for purchase; sensitivity to excluding counties with very early or very late adoption. If administrative access is delayed, we first publish results on totals and shares using whatever channel splits become available and then add nutrition once transactions arrive.</w:t>
      </w:r>
    </w:p>
    <w:p w14:paraId="41B0093B" w14:textId="77777777" w:rsidR="00970DBE" w:rsidRPr="00970DBE" w:rsidRDefault="00970DBE" w:rsidP="00970DBE">
      <w:pPr>
        <w:rPr>
          <w:rFonts w:ascii="Times New Roman" w:hAnsi="Times New Roman" w:cs="Times New Roman"/>
        </w:rPr>
      </w:pPr>
    </w:p>
    <w:p w14:paraId="6DB468C5" w14:textId="77777777" w:rsidR="00694090" w:rsidRPr="000A7245" w:rsidRDefault="00694090" w:rsidP="00694090">
      <w:pPr>
        <w:pStyle w:val="Heading2"/>
        <w:rPr>
          <w:ins w:id="22" w:author="Zhang, Jiaming" w:date="2025-09-12T12:42:00Z" w16du:dateUtc="2025-09-12T16:42:00Z"/>
          <w:rFonts w:ascii="Times New Roman" w:eastAsia="Times New Roman" w:hAnsi="Times New Roman" w:cs="Times New Roman"/>
          <w:b/>
          <w:bCs/>
          <w:color w:val="auto"/>
          <w:kern w:val="0"/>
          <w:sz w:val="28"/>
          <w:szCs w:val="28"/>
          <w14:ligatures w14:val="none"/>
          <w:rPrChange w:id="23" w:author="Zhang, Jiaming" w:date="2025-09-27T14:53:00Z" w16du:dateUtc="2025-09-27T18:53:00Z">
            <w:rPr>
              <w:ins w:id="24" w:author="Zhang, Jiaming" w:date="2025-09-12T12:42:00Z" w16du:dateUtc="2025-09-12T16:42:00Z"/>
            </w:rPr>
          </w:rPrChange>
        </w:rPr>
      </w:pPr>
      <w:ins w:id="25" w:author="Zhang, Jiaming" w:date="2025-09-12T12:42:00Z" w16du:dateUtc="2025-09-12T16:42:00Z">
        <w:r w:rsidRPr="000A7245">
          <w:rPr>
            <w:rFonts w:ascii="Times New Roman" w:eastAsia="Times New Roman" w:hAnsi="Times New Roman" w:cs="Times New Roman"/>
            <w:b/>
            <w:bCs/>
            <w:color w:val="auto"/>
            <w:kern w:val="0"/>
            <w:sz w:val="28"/>
            <w:szCs w:val="28"/>
            <w14:ligatures w14:val="none"/>
            <w:rPrChange w:id="26" w:author="Zhang, Jiaming" w:date="2025-09-27T14:53:00Z" w16du:dateUtc="2025-09-27T18:53:00Z">
              <w:rPr/>
            </w:rPrChange>
          </w:rPr>
          <w:t>B1. Junk-Food Bans and Redemption Patterns</w:t>
        </w:r>
      </w:ins>
    </w:p>
    <w:p w14:paraId="3D2438DD" w14:textId="77777777" w:rsidR="00694090" w:rsidRDefault="00694090" w:rsidP="00694090">
      <w:pPr>
        <w:pStyle w:val="NormalWeb"/>
        <w:rPr>
          <w:ins w:id="27" w:author="Zhang, Jiaming" w:date="2025-09-12T12:42:00Z" w16du:dateUtc="2025-09-12T16:42:00Z"/>
        </w:rPr>
      </w:pPr>
      <w:ins w:id="28" w:author="Zhang, Jiaming" w:date="2025-09-12T12:42:00Z" w16du:dateUtc="2025-09-12T16:42:00Z">
        <w:r w:rsidRPr="00694090">
          <w:rPr>
            <w:rPrChange w:id="29" w:author="Zhang, Jiaming" w:date="2025-09-12T12:42:00Z" w16du:dateUtc="2025-09-12T16:42:00Z">
              <w:rPr>
                <w:rStyle w:val="Strong"/>
                <w:rFonts w:eastAsiaTheme="majorEastAsia"/>
              </w:rPr>
            </w:rPrChange>
          </w:rPr>
          <w:t>Research Question</w:t>
        </w:r>
        <w:r>
          <w:br/>
          <w:t>When states implement USDA-approved waivers restricting purchases of soda, candy, and energy drinks, how do SNAP redemption totals and nutritional baskets change?</w:t>
        </w:r>
      </w:ins>
    </w:p>
    <w:p w14:paraId="31A65452" w14:textId="77777777" w:rsidR="00694090" w:rsidRDefault="00694090" w:rsidP="00694090">
      <w:pPr>
        <w:pStyle w:val="NormalWeb"/>
        <w:rPr>
          <w:ins w:id="30" w:author="Zhang, Jiaming" w:date="2025-09-12T12:42:00Z" w16du:dateUtc="2025-09-12T16:42:00Z"/>
        </w:rPr>
      </w:pPr>
      <w:ins w:id="31" w:author="Zhang, Jiaming" w:date="2025-09-12T12:42:00Z" w16du:dateUtc="2025-09-12T16:42:00Z">
        <w:r w:rsidRPr="00694090">
          <w:rPr>
            <w:rPrChange w:id="32" w:author="Zhang, Jiaming" w:date="2025-09-12T12:42:00Z" w16du:dateUtc="2025-09-12T16:42:00Z">
              <w:rPr>
                <w:rStyle w:val="Strong"/>
                <w:rFonts w:eastAsiaTheme="majorEastAsia"/>
              </w:rPr>
            </w:rPrChange>
          </w:rPr>
          <w:t>Motivation</w:t>
        </w:r>
        <w:r>
          <w:br/>
          <w:t>Restrictions represent a fundamental policy shift, contrasting with prior incentive-based approaches (e.g., fruit and vegetable subsidies). Enforcement mechanisms may differ between online platforms (which can block items electronically) and in-store settings.</w:t>
        </w:r>
      </w:ins>
    </w:p>
    <w:p w14:paraId="54FDA60E" w14:textId="77777777" w:rsidR="00694090" w:rsidRDefault="00694090" w:rsidP="00694090">
      <w:pPr>
        <w:pStyle w:val="NormalWeb"/>
        <w:rPr>
          <w:ins w:id="33" w:author="Zhang, Jiaming" w:date="2025-09-12T12:42:00Z" w16du:dateUtc="2025-09-12T16:42:00Z"/>
        </w:rPr>
      </w:pPr>
      <w:ins w:id="34" w:author="Zhang, Jiaming" w:date="2025-09-12T12:42:00Z" w16du:dateUtc="2025-09-12T16:42:00Z">
        <w:r w:rsidRPr="00694090">
          <w:rPr>
            <w:rPrChange w:id="35" w:author="Zhang, Jiaming" w:date="2025-09-12T12:42:00Z" w16du:dateUtc="2025-09-12T16:42:00Z">
              <w:rPr>
                <w:rStyle w:val="Strong"/>
                <w:rFonts w:eastAsiaTheme="majorEastAsia"/>
              </w:rPr>
            </w:rPrChange>
          </w:rPr>
          <w:t>Hypotheses</w:t>
        </w:r>
      </w:ins>
    </w:p>
    <w:p w14:paraId="21D83FE1" w14:textId="77777777" w:rsidR="00694090" w:rsidRDefault="00694090" w:rsidP="00694090">
      <w:pPr>
        <w:pStyle w:val="NormalWeb"/>
        <w:numPr>
          <w:ilvl w:val="0"/>
          <w:numId w:val="21"/>
        </w:numPr>
        <w:rPr>
          <w:ins w:id="36" w:author="Zhang, Jiaming" w:date="2025-09-12T12:42:00Z" w16du:dateUtc="2025-09-12T16:42:00Z"/>
        </w:rPr>
      </w:pPr>
      <w:ins w:id="37" w:author="Zhang, Jiaming" w:date="2025-09-12T12:42:00Z" w16du:dateUtc="2025-09-12T16:42:00Z">
        <w:r>
          <w:t>Redemption totals decline in counties with high baseline shares of restricted items.</w:t>
        </w:r>
      </w:ins>
    </w:p>
    <w:p w14:paraId="00175796" w14:textId="77777777" w:rsidR="00694090" w:rsidRDefault="00694090" w:rsidP="00694090">
      <w:pPr>
        <w:pStyle w:val="NormalWeb"/>
        <w:numPr>
          <w:ilvl w:val="0"/>
          <w:numId w:val="21"/>
        </w:numPr>
        <w:rPr>
          <w:ins w:id="38" w:author="Zhang, Jiaming" w:date="2025-09-12T12:42:00Z" w16du:dateUtc="2025-09-12T16:42:00Z"/>
        </w:rPr>
      </w:pPr>
      <w:ins w:id="39" w:author="Zhang, Jiaming" w:date="2025-09-12T12:42:00Z" w16du:dateUtc="2025-09-12T16:42:00Z">
        <w:r>
          <w:t>Substitution toward permitted items is larger in online channels.</w:t>
        </w:r>
      </w:ins>
    </w:p>
    <w:p w14:paraId="1A87B57D" w14:textId="77777777" w:rsidR="00694090" w:rsidRDefault="00694090" w:rsidP="00694090">
      <w:pPr>
        <w:pStyle w:val="NormalWeb"/>
        <w:numPr>
          <w:ilvl w:val="0"/>
          <w:numId w:val="21"/>
        </w:numPr>
        <w:rPr>
          <w:ins w:id="40" w:author="Zhang, Jiaming" w:date="2025-09-12T12:42:00Z" w16du:dateUtc="2025-09-12T16:42:00Z"/>
        </w:rPr>
      </w:pPr>
      <w:ins w:id="41" w:author="Zhang, Jiaming" w:date="2025-09-12T12:42:00Z" w16du:dateUtc="2025-09-12T16:42:00Z">
        <w:r>
          <w:t>Basket health indices improve, especially in areas with strong OPP adoption.</w:t>
        </w:r>
      </w:ins>
    </w:p>
    <w:p w14:paraId="634A4564" w14:textId="77777777" w:rsidR="00694090" w:rsidRDefault="00694090" w:rsidP="00694090">
      <w:pPr>
        <w:pStyle w:val="NormalWeb"/>
        <w:rPr>
          <w:ins w:id="42" w:author="Zhang, Jiaming" w:date="2025-09-12T12:42:00Z" w16du:dateUtc="2025-09-12T16:42:00Z"/>
        </w:rPr>
      </w:pPr>
      <w:ins w:id="43" w:author="Zhang, Jiaming" w:date="2025-09-12T12:42:00Z" w16du:dateUtc="2025-09-12T16:42:00Z">
        <w:r w:rsidRPr="00694090">
          <w:rPr>
            <w:rPrChange w:id="44" w:author="Zhang, Jiaming" w:date="2025-09-12T12:42:00Z" w16du:dateUtc="2025-09-12T16:42:00Z">
              <w:rPr>
                <w:rStyle w:val="Strong"/>
                <w:rFonts w:eastAsiaTheme="majorEastAsia"/>
              </w:rPr>
            </w:rPrChange>
          </w:rPr>
          <w:t>Data and Identification</w:t>
        </w:r>
      </w:ins>
    </w:p>
    <w:p w14:paraId="3354F1AD" w14:textId="77777777" w:rsidR="00694090" w:rsidRDefault="00694090" w:rsidP="00694090">
      <w:pPr>
        <w:pStyle w:val="NormalWeb"/>
        <w:numPr>
          <w:ilvl w:val="0"/>
          <w:numId w:val="22"/>
        </w:numPr>
        <w:rPr>
          <w:ins w:id="45" w:author="Zhang, Jiaming" w:date="2025-09-12T12:42:00Z" w16du:dateUtc="2025-09-12T16:42:00Z"/>
        </w:rPr>
      </w:pPr>
      <w:ins w:id="46" w:author="Zhang, Jiaming" w:date="2025-09-12T12:42:00Z" w16du:dateUtc="2025-09-12T16:42:00Z">
        <w:r>
          <w:t>Waiver implementation dates by state (2025–2026).</w:t>
        </w:r>
      </w:ins>
    </w:p>
    <w:p w14:paraId="5CC85423" w14:textId="77777777" w:rsidR="00694090" w:rsidRDefault="00694090" w:rsidP="00694090">
      <w:pPr>
        <w:pStyle w:val="NormalWeb"/>
        <w:numPr>
          <w:ilvl w:val="0"/>
          <w:numId w:val="22"/>
        </w:numPr>
        <w:rPr>
          <w:ins w:id="47" w:author="Zhang, Jiaming" w:date="2025-09-12T12:42:00Z" w16du:dateUtc="2025-09-12T16:42:00Z"/>
        </w:rPr>
      </w:pPr>
      <w:ins w:id="48" w:author="Zhang, Jiaming" w:date="2025-09-12T12:42:00Z" w16du:dateUtc="2025-09-12T16:42:00Z">
        <w:r>
          <w:t>County-level treatment intensity measured by pre-ban restricted-item share.</w:t>
        </w:r>
      </w:ins>
    </w:p>
    <w:p w14:paraId="0C5097D6" w14:textId="77777777" w:rsidR="00694090" w:rsidRDefault="00694090" w:rsidP="00694090">
      <w:pPr>
        <w:pStyle w:val="NormalWeb"/>
        <w:numPr>
          <w:ilvl w:val="0"/>
          <w:numId w:val="22"/>
        </w:numPr>
        <w:rPr>
          <w:ins w:id="49" w:author="Zhang, Jiaming" w:date="2025-09-12T12:42:00Z" w16du:dateUtc="2025-09-12T16:42:00Z"/>
        </w:rPr>
      </w:pPr>
      <w:ins w:id="50" w:author="Zhang, Jiaming" w:date="2025-09-12T12:42:00Z" w16du:dateUtc="2025-09-12T16:42:00Z">
        <w:r>
          <w:t>Outcomes: county-by-month SNAP redemptions and, if available, FOIA-based category splits.</w:t>
        </w:r>
      </w:ins>
    </w:p>
    <w:p w14:paraId="0ADDAD69" w14:textId="77777777" w:rsidR="00694090" w:rsidRDefault="00694090" w:rsidP="00694090">
      <w:pPr>
        <w:pStyle w:val="NormalWeb"/>
        <w:numPr>
          <w:ilvl w:val="0"/>
          <w:numId w:val="22"/>
        </w:numPr>
        <w:rPr>
          <w:ins w:id="51" w:author="Zhang, Jiaming" w:date="2025-09-12T12:42:00Z" w16du:dateUtc="2025-09-12T16:42:00Z"/>
        </w:rPr>
      </w:pPr>
      <w:ins w:id="52" w:author="Zhang, Jiaming" w:date="2025-09-12T12:42:00Z" w16du:dateUtc="2025-09-12T16:42:00Z">
        <w:r>
          <w:t>Identification: Event study framework with staggered adoption estimators.</w:t>
        </w:r>
      </w:ins>
    </w:p>
    <w:p w14:paraId="75523F40" w14:textId="77777777" w:rsidR="00694090" w:rsidRDefault="00694090" w:rsidP="00694090">
      <w:pPr>
        <w:pStyle w:val="NormalWeb"/>
        <w:rPr>
          <w:ins w:id="53" w:author="Zhang, Jiaming" w:date="2025-09-12T12:42:00Z" w16du:dateUtc="2025-09-12T16:42:00Z"/>
        </w:rPr>
      </w:pPr>
      <w:ins w:id="54" w:author="Zhang, Jiaming" w:date="2025-09-12T12:42:00Z" w16du:dateUtc="2025-09-12T16:42:00Z">
        <w:r w:rsidRPr="00694090">
          <w:rPr>
            <w:rPrChange w:id="55" w:author="Zhang, Jiaming" w:date="2025-09-12T12:42:00Z" w16du:dateUtc="2025-09-12T16:42:00Z">
              <w:rPr>
                <w:rStyle w:val="Strong"/>
                <w:rFonts w:eastAsiaTheme="majorEastAsia"/>
              </w:rPr>
            </w:rPrChange>
          </w:rPr>
          <w:t>Robustness</w:t>
        </w:r>
        <w:r>
          <w:br/>
          <w:t>Placebo implementation dates, alternative coding of restricted products, urban vs. rural stratification.</w:t>
        </w:r>
      </w:ins>
    </w:p>
    <w:p w14:paraId="6F517D99" w14:textId="77777777" w:rsidR="00694090" w:rsidRPr="00694090" w:rsidRDefault="00B203B5" w:rsidP="00694090">
      <w:pPr>
        <w:rPr>
          <w:ins w:id="56" w:author="Zhang, Jiaming" w:date="2025-09-12T12:42:00Z" w16du:dateUtc="2025-09-12T16:42:00Z"/>
          <w:rFonts w:ascii="Times New Roman" w:eastAsia="Times New Roman" w:hAnsi="Times New Roman" w:cs="Times New Roman"/>
          <w:kern w:val="0"/>
          <w14:ligatures w14:val="none"/>
          <w:rPrChange w:id="57" w:author="Zhang, Jiaming" w:date="2025-09-12T12:42:00Z" w16du:dateUtc="2025-09-12T16:42:00Z">
            <w:rPr>
              <w:ins w:id="58" w:author="Zhang, Jiaming" w:date="2025-09-12T12:42:00Z" w16du:dateUtc="2025-09-12T16:42:00Z"/>
            </w:rPr>
          </w:rPrChange>
        </w:rPr>
      </w:pPr>
      <w:ins w:id="59" w:author="Zhang, Jiaming" w:date="2025-09-12T12:42:00Z" w16du:dateUtc="2025-09-12T16:42:00Z">
        <w:r w:rsidRPr="00235F8D">
          <w:rPr>
            <w:rFonts w:ascii="Times New Roman" w:eastAsia="Times New Roman" w:hAnsi="Times New Roman" w:cs="Times New Roman"/>
            <w:noProof/>
            <w:kern w:val="0"/>
            <w14:ligatures w14:val="none"/>
          </w:rPr>
        </w:r>
        <w:r w:rsidR="00B203B5" w:rsidRPr="00235F8D">
          <w:rPr>
            <w:rFonts w:ascii="Times New Roman" w:eastAsia="Times New Roman" w:hAnsi="Times New Roman" w:cs="Times New Roman"/>
            <w:noProof/>
            <w:kern w:val="0"/>
            <w14:ligatures w14:val="none"/>
          </w:rPr>
          <w:pict w14:anchorId="41AE64BB">
            <v:rect id="_x0000_i1025" alt="" style="width:468pt;height:.05pt;mso-width-percent:0;mso-height-percent:0;mso-width-percent:0;mso-height-percent:0" o:hralign="center" o:hrstd="t" o:hr="t" fillcolor="#a0a0a0" stroked="f"/>
          </w:pict>
        </w:r>
      </w:ins>
    </w:p>
    <w:p w14:paraId="244C4075" w14:textId="77777777" w:rsidR="00694090" w:rsidRPr="00694090" w:rsidRDefault="00694090" w:rsidP="00694090">
      <w:pPr>
        <w:pStyle w:val="Heading2"/>
        <w:rPr>
          <w:ins w:id="60" w:author="Zhang, Jiaming" w:date="2025-09-12T12:42:00Z" w16du:dateUtc="2025-09-12T16:42:00Z"/>
          <w:rFonts w:ascii="Times New Roman" w:eastAsia="Times New Roman" w:hAnsi="Times New Roman" w:cs="Times New Roman"/>
          <w:color w:val="auto"/>
          <w:kern w:val="0"/>
          <w:sz w:val="24"/>
          <w:szCs w:val="24"/>
          <w14:ligatures w14:val="none"/>
          <w:rPrChange w:id="61" w:author="Zhang, Jiaming" w:date="2025-09-12T12:42:00Z" w16du:dateUtc="2025-09-12T16:42:00Z">
            <w:rPr>
              <w:ins w:id="62" w:author="Zhang, Jiaming" w:date="2025-09-12T12:42:00Z" w16du:dateUtc="2025-09-12T16:42:00Z"/>
            </w:rPr>
          </w:rPrChange>
        </w:rPr>
      </w:pPr>
      <w:ins w:id="63" w:author="Zhang, Jiaming" w:date="2025-09-12T12:42:00Z" w16du:dateUtc="2025-09-12T16:42:00Z">
        <w:r w:rsidRPr="00694090">
          <w:rPr>
            <w:rFonts w:ascii="Times New Roman" w:eastAsia="Times New Roman" w:hAnsi="Times New Roman" w:cs="Times New Roman"/>
            <w:color w:val="auto"/>
            <w:kern w:val="0"/>
            <w:sz w:val="24"/>
            <w:szCs w:val="24"/>
            <w14:ligatures w14:val="none"/>
            <w:rPrChange w:id="64" w:author="Zhang, Jiaming" w:date="2025-09-12T12:42:00Z" w16du:dateUtc="2025-09-12T16:42:00Z">
              <w:rPr/>
            </w:rPrChange>
          </w:rPr>
          <w:t>B2. Work Requirements and Participation Dynamics</w:t>
        </w:r>
      </w:ins>
    </w:p>
    <w:p w14:paraId="1C51954F" w14:textId="77777777" w:rsidR="00694090" w:rsidRDefault="00694090" w:rsidP="00694090">
      <w:pPr>
        <w:pStyle w:val="NormalWeb"/>
        <w:rPr>
          <w:ins w:id="65" w:author="Zhang, Jiaming" w:date="2025-09-12T12:42:00Z" w16du:dateUtc="2025-09-12T16:42:00Z"/>
        </w:rPr>
      </w:pPr>
      <w:ins w:id="66" w:author="Zhang, Jiaming" w:date="2025-09-12T12:42:00Z" w16du:dateUtc="2025-09-12T16:42:00Z">
        <w:r w:rsidRPr="00694090">
          <w:rPr>
            <w:rPrChange w:id="67" w:author="Zhang, Jiaming" w:date="2025-09-12T12:42:00Z" w16du:dateUtc="2025-09-12T16:42:00Z">
              <w:rPr>
                <w:rStyle w:val="Strong"/>
                <w:rFonts w:eastAsiaTheme="majorEastAsia"/>
              </w:rPr>
            </w:rPrChange>
          </w:rPr>
          <w:t>Research Question</w:t>
        </w:r>
        <w:r>
          <w:br/>
          <w:t>How do stricter federal work requirements affect SNAP participation, redemption timing, and online adoption?</w:t>
        </w:r>
      </w:ins>
    </w:p>
    <w:p w14:paraId="00D9B226" w14:textId="77777777" w:rsidR="00694090" w:rsidRDefault="00694090" w:rsidP="00694090">
      <w:pPr>
        <w:pStyle w:val="NormalWeb"/>
        <w:rPr>
          <w:ins w:id="68" w:author="Zhang, Jiaming" w:date="2025-09-12T12:42:00Z" w16du:dateUtc="2025-09-12T16:42:00Z"/>
        </w:rPr>
      </w:pPr>
      <w:ins w:id="69" w:author="Zhang, Jiaming" w:date="2025-09-12T12:42:00Z" w16du:dateUtc="2025-09-12T16:42:00Z">
        <w:r w:rsidRPr="00694090">
          <w:rPr>
            <w:rPrChange w:id="70" w:author="Zhang, Jiaming" w:date="2025-09-12T12:42:00Z" w16du:dateUtc="2025-09-12T16:42:00Z">
              <w:rPr>
                <w:rStyle w:val="Strong"/>
                <w:rFonts w:eastAsiaTheme="majorEastAsia"/>
              </w:rPr>
            </w:rPrChange>
          </w:rPr>
          <w:lastRenderedPageBreak/>
          <w:t>Motivation</w:t>
        </w:r>
        <w:r>
          <w:br/>
          <w:t>The 2025 reforms extend work requirements to new groups, potentially removing millions of participants. Effects may be heterogeneous by unemployment levels, veteran status, and broadband access.</w:t>
        </w:r>
      </w:ins>
    </w:p>
    <w:p w14:paraId="3A9402FE" w14:textId="77777777" w:rsidR="00694090" w:rsidRDefault="00694090" w:rsidP="00694090">
      <w:pPr>
        <w:pStyle w:val="NormalWeb"/>
        <w:rPr>
          <w:ins w:id="71" w:author="Zhang, Jiaming" w:date="2025-09-12T12:42:00Z" w16du:dateUtc="2025-09-12T16:42:00Z"/>
        </w:rPr>
      </w:pPr>
      <w:ins w:id="72" w:author="Zhang, Jiaming" w:date="2025-09-12T12:42:00Z" w16du:dateUtc="2025-09-12T16:42:00Z">
        <w:r w:rsidRPr="00694090">
          <w:rPr>
            <w:rPrChange w:id="73" w:author="Zhang, Jiaming" w:date="2025-09-12T12:42:00Z" w16du:dateUtc="2025-09-12T16:42:00Z">
              <w:rPr>
                <w:rStyle w:val="Strong"/>
                <w:rFonts w:eastAsiaTheme="majorEastAsia"/>
              </w:rPr>
            </w:rPrChange>
          </w:rPr>
          <w:t>Hypotheses</w:t>
        </w:r>
      </w:ins>
    </w:p>
    <w:p w14:paraId="5B43A40A" w14:textId="77777777" w:rsidR="00694090" w:rsidRDefault="00694090" w:rsidP="00694090">
      <w:pPr>
        <w:pStyle w:val="NormalWeb"/>
        <w:numPr>
          <w:ilvl w:val="0"/>
          <w:numId w:val="23"/>
        </w:numPr>
        <w:rPr>
          <w:ins w:id="74" w:author="Zhang, Jiaming" w:date="2025-09-12T12:42:00Z" w16du:dateUtc="2025-09-12T16:42:00Z"/>
        </w:rPr>
      </w:pPr>
      <w:ins w:id="75" w:author="Zhang, Jiaming" w:date="2025-09-12T12:42:00Z" w16du:dateUtc="2025-09-12T16:42:00Z">
        <w:r>
          <w:t>Participation declines most in rural and high-unemployment counties.</w:t>
        </w:r>
      </w:ins>
    </w:p>
    <w:p w14:paraId="4CF8E9CD" w14:textId="77777777" w:rsidR="00694090" w:rsidRDefault="00694090" w:rsidP="00694090">
      <w:pPr>
        <w:pStyle w:val="NormalWeb"/>
        <w:numPr>
          <w:ilvl w:val="0"/>
          <w:numId w:val="23"/>
        </w:numPr>
        <w:rPr>
          <w:ins w:id="76" w:author="Zhang, Jiaming" w:date="2025-09-12T12:42:00Z" w16du:dateUtc="2025-09-12T16:42:00Z"/>
        </w:rPr>
      </w:pPr>
      <w:ins w:id="77" w:author="Zhang, Jiaming" w:date="2025-09-12T12:42:00Z" w16du:dateUtc="2025-09-12T16:42:00Z">
        <w:r>
          <w:t>Remaining beneficiaries redeem benefits earlier in the month, reflecting perceived instability (“front-loading”).</w:t>
        </w:r>
      </w:ins>
    </w:p>
    <w:p w14:paraId="042E32F8" w14:textId="77777777" w:rsidR="00694090" w:rsidRDefault="00694090" w:rsidP="00694090">
      <w:pPr>
        <w:pStyle w:val="NormalWeb"/>
        <w:numPr>
          <w:ilvl w:val="0"/>
          <w:numId w:val="23"/>
        </w:numPr>
        <w:rPr>
          <w:ins w:id="78" w:author="Zhang, Jiaming" w:date="2025-09-12T12:42:00Z" w16du:dateUtc="2025-09-12T16:42:00Z"/>
        </w:rPr>
      </w:pPr>
      <w:ins w:id="79" w:author="Zhang, Jiaming" w:date="2025-09-12T12:42:00Z" w16du:dateUtc="2025-09-12T16:42:00Z">
        <w:r>
          <w:t>Online adoption declines disproportionately where disenrollment is high.</w:t>
        </w:r>
      </w:ins>
    </w:p>
    <w:p w14:paraId="7B66113B" w14:textId="77777777" w:rsidR="00694090" w:rsidRDefault="00694090" w:rsidP="00694090">
      <w:pPr>
        <w:pStyle w:val="NormalWeb"/>
        <w:rPr>
          <w:ins w:id="80" w:author="Zhang, Jiaming" w:date="2025-09-12T12:42:00Z" w16du:dateUtc="2025-09-12T16:42:00Z"/>
        </w:rPr>
      </w:pPr>
      <w:ins w:id="81" w:author="Zhang, Jiaming" w:date="2025-09-12T12:42:00Z" w16du:dateUtc="2025-09-12T16:42:00Z">
        <w:r w:rsidRPr="00694090">
          <w:rPr>
            <w:rPrChange w:id="82" w:author="Zhang, Jiaming" w:date="2025-09-12T12:42:00Z" w16du:dateUtc="2025-09-12T16:42:00Z">
              <w:rPr>
                <w:rStyle w:val="Strong"/>
                <w:rFonts w:eastAsiaTheme="majorEastAsia"/>
              </w:rPr>
            </w:rPrChange>
          </w:rPr>
          <w:t>Data and Identification</w:t>
        </w:r>
      </w:ins>
    </w:p>
    <w:p w14:paraId="15B00D08" w14:textId="77777777" w:rsidR="00694090" w:rsidRDefault="00694090" w:rsidP="00694090">
      <w:pPr>
        <w:pStyle w:val="NormalWeb"/>
        <w:numPr>
          <w:ilvl w:val="0"/>
          <w:numId w:val="24"/>
        </w:numPr>
        <w:rPr>
          <w:ins w:id="83" w:author="Zhang, Jiaming" w:date="2025-09-12T12:42:00Z" w16du:dateUtc="2025-09-12T16:42:00Z"/>
        </w:rPr>
      </w:pPr>
      <w:ins w:id="84" w:author="Zhang, Jiaming" w:date="2025-09-12T12:42:00Z" w16du:dateUtc="2025-09-12T16:42:00Z">
        <w:r>
          <w:t>County-by-month participation and redemption data (FNS administrative tables).</w:t>
        </w:r>
      </w:ins>
    </w:p>
    <w:p w14:paraId="1DF0A47B" w14:textId="77777777" w:rsidR="00694090" w:rsidRDefault="00694090" w:rsidP="00694090">
      <w:pPr>
        <w:pStyle w:val="NormalWeb"/>
        <w:numPr>
          <w:ilvl w:val="0"/>
          <w:numId w:val="24"/>
        </w:numPr>
        <w:rPr>
          <w:ins w:id="85" w:author="Zhang, Jiaming" w:date="2025-09-12T12:42:00Z" w16du:dateUtc="2025-09-12T16:42:00Z"/>
        </w:rPr>
      </w:pPr>
      <w:ins w:id="86" w:author="Zhang, Jiaming" w:date="2025-09-12T12:42:00Z" w16du:dateUtc="2025-09-12T16:42:00Z">
        <w:r>
          <w:t>Variation in pre-policy exemption shares (e.g., veteran populations, older adults).</w:t>
        </w:r>
      </w:ins>
    </w:p>
    <w:p w14:paraId="33E2BB7B" w14:textId="77777777" w:rsidR="00694090" w:rsidRDefault="00694090" w:rsidP="00694090">
      <w:pPr>
        <w:pStyle w:val="NormalWeb"/>
        <w:numPr>
          <w:ilvl w:val="0"/>
          <w:numId w:val="24"/>
        </w:numPr>
        <w:rPr>
          <w:ins w:id="87" w:author="Zhang, Jiaming" w:date="2025-09-12T12:42:00Z" w16du:dateUtc="2025-09-12T16:42:00Z"/>
        </w:rPr>
      </w:pPr>
      <w:ins w:id="88" w:author="Zhang, Jiaming" w:date="2025-09-12T12:42:00Z" w16du:dateUtc="2025-09-12T16:42:00Z">
        <w:r>
          <w:t>Difference-in-differences design, supplemented with triple-difference exploiting differential exposure to exemptions.</w:t>
        </w:r>
      </w:ins>
    </w:p>
    <w:p w14:paraId="1C3F2B63" w14:textId="77777777" w:rsidR="00694090" w:rsidRDefault="00694090" w:rsidP="00694090">
      <w:pPr>
        <w:pStyle w:val="NormalWeb"/>
        <w:rPr>
          <w:ins w:id="89" w:author="Zhang, Jiaming" w:date="2025-09-12T12:42:00Z" w16du:dateUtc="2025-09-12T16:42:00Z"/>
        </w:rPr>
      </w:pPr>
      <w:ins w:id="90" w:author="Zhang, Jiaming" w:date="2025-09-12T12:42:00Z" w16du:dateUtc="2025-09-12T16:42:00Z">
        <w:r w:rsidRPr="00694090">
          <w:rPr>
            <w:rPrChange w:id="91" w:author="Zhang, Jiaming" w:date="2025-09-12T12:42:00Z" w16du:dateUtc="2025-09-12T16:42:00Z">
              <w:rPr>
                <w:rStyle w:val="Strong"/>
                <w:rFonts w:eastAsiaTheme="majorEastAsia"/>
              </w:rPr>
            </w:rPrChange>
          </w:rPr>
          <w:t>Robustness</w:t>
        </w:r>
        <w:r>
          <w:br/>
          <w:t>Sensitivity checks with alternative outcome definitions, county fixed effects with state-specific time trends.</w:t>
        </w:r>
      </w:ins>
    </w:p>
    <w:p w14:paraId="3E70364E" w14:textId="77777777" w:rsidR="00694090" w:rsidRPr="00694090" w:rsidRDefault="00B203B5" w:rsidP="00694090">
      <w:pPr>
        <w:rPr>
          <w:ins w:id="92" w:author="Zhang, Jiaming" w:date="2025-09-12T12:42:00Z" w16du:dateUtc="2025-09-12T16:42:00Z"/>
          <w:rFonts w:ascii="Times New Roman" w:eastAsia="Times New Roman" w:hAnsi="Times New Roman" w:cs="Times New Roman"/>
          <w:kern w:val="0"/>
          <w14:ligatures w14:val="none"/>
          <w:rPrChange w:id="93" w:author="Zhang, Jiaming" w:date="2025-09-12T12:42:00Z" w16du:dateUtc="2025-09-12T16:42:00Z">
            <w:rPr>
              <w:ins w:id="94" w:author="Zhang, Jiaming" w:date="2025-09-12T12:42:00Z" w16du:dateUtc="2025-09-12T16:42:00Z"/>
            </w:rPr>
          </w:rPrChange>
        </w:rPr>
      </w:pPr>
      <w:ins w:id="95" w:author="Zhang, Jiaming" w:date="2025-09-12T12:42:00Z" w16du:dateUtc="2025-09-12T16:42:00Z">
        <w:r w:rsidRPr="00235F8D">
          <w:rPr>
            <w:rFonts w:ascii="Times New Roman" w:eastAsia="Times New Roman" w:hAnsi="Times New Roman" w:cs="Times New Roman"/>
            <w:noProof/>
            <w:kern w:val="0"/>
            <w14:ligatures w14:val="none"/>
          </w:rPr>
        </w:r>
        <w:r w:rsidR="00B203B5" w:rsidRPr="00235F8D">
          <w:rPr>
            <w:rFonts w:ascii="Times New Roman" w:eastAsia="Times New Roman" w:hAnsi="Times New Roman" w:cs="Times New Roman"/>
            <w:noProof/>
            <w:kern w:val="0"/>
            <w14:ligatures w14:val="none"/>
          </w:rPr>
          <w:pict w14:anchorId="5A5B2BC1">
            <v:rect id="_x0000_i1026" alt="" style="width:468pt;height:.05pt;mso-width-percent:0;mso-height-percent:0;mso-width-percent:0;mso-height-percent:0" o:hralign="center" o:hrstd="t" o:hr="t" fillcolor="#a0a0a0" stroked="f"/>
          </w:pict>
        </w:r>
      </w:ins>
    </w:p>
    <w:p w14:paraId="71E010CB" w14:textId="77777777" w:rsidR="00694090" w:rsidRPr="000A7245" w:rsidRDefault="00694090" w:rsidP="00694090">
      <w:pPr>
        <w:pStyle w:val="Heading2"/>
        <w:rPr>
          <w:ins w:id="96" w:author="Zhang, Jiaming" w:date="2025-09-12T12:42:00Z" w16du:dateUtc="2025-09-12T16:42:00Z"/>
          <w:rFonts w:ascii="Times New Roman" w:eastAsia="Times New Roman" w:hAnsi="Times New Roman" w:cs="Times New Roman"/>
          <w:b/>
          <w:bCs/>
          <w:color w:val="auto"/>
          <w:kern w:val="0"/>
          <w:sz w:val="28"/>
          <w:szCs w:val="28"/>
          <w14:ligatures w14:val="none"/>
          <w:rPrChange w:id="97" w:author="Zhang, Jiaming" w:date="2025-09-27T14:53:00Z" w16du:dateUtc="2025-09-27T18:53:00Z">
            <w:rPr>
              <w:ins w:id="98" w:author="Zhang, Jiaming" w:date="2025-09-12T12:42:00Z" w16du:dateUtc="2025-09-12T16:42:00Z"/>
            </w:rPr>
          </w:rPrChange>
        </w:rPr>
      </w:pPr>
      <w:ins w:id="99" w:author="Zhang, Jiaming" w:date="2025-09-12T12:42:00Z" w16du:dateUtc="2025-09-12T16:42:00Z">
        <w:r w:rsidRPr="000A7245">
          <w:rPr>
            <w:rFonts w:ascii="Times New Roman" w:eastAsia="Times New Roman" w:hAnsi="Times New Roman" w:cs="Times New Roman"/>
            <w:b/>
            <w:bCs/>
            <w:color w:val="auto"/>
            <w:kern w:val="0"/>
            <w:sz w:val="28"/>
            <w:szCs w:val="28"/>
            <w14:ligatures w14:val="none"/>
            <w:rPrChange w:id="100" w:author="Zhang, Jiaming" w:date="2025-09-27T14:53:00Z" w16du:dateUtc="2025-09-27T18:53:00Z">
              <w:rPr/>
            </w:rPrChange>
          </w:rPr>
          <w:t>B3. Federal Spending Cuts and Local Market Structure</w:t>
        </w:r>
      </w:ins>
    </w:p>
    <w:p w14:paraId="3BF1405F" w14:textId="77777777" w:rsidR="00694090" w:rsidRDefault="00694090" w:rsidP="00694090">
      <w:pPr>
        <w:pStyle w:val="NormalWeb"/>
        <w:rPr>
          <w:ins w:id="101" w:author="Zhang, Jiaming" w:date="2025-09-12T12:42:00Z" w16du:dateUtc="2025-09-12T16:42:00Z"/>
        </w:rPr>
      </w:pPr>
      <w:ins w:id="102" w:author="Zhang, Jiaming" w:date="2025-09-12T12:42:00Z" w16du:dateUtc="2025-09-12T16:42:00Z">
        <w:r w:rsidRPr="00694090">
          <w:rPr>
            <w:rPrChange w:id="103" w:author="Zhang, Jiaming" w:date="2025-09-12T12:42:00Z" w16du:dateUtc="2025-09-12T16:42:00Z">
              <w:rPr>
                <w:rStyle w:val="Strong"/>
                <w:rFonts w:eastAsiaTheme="majorEastAsia"/>
              </w:rPr>
            </w:rPrChange>
          </w:rPr>
          <w:t>Research Question</w:t>
        </w:r>
        <w:r>
          <w:br/>
          <w:t>Does reduced SNAP spending accelerate exit of small retailers and increase concentration among large chains?</w:t>
        </w:r>
      </w:ins>
    </w:p>
    <w:p w14:paraId="313F4352" w14:textId="77777777" w:rsidR="00694090" w:rsidRDefault="00694090" w:rsidP="00694090">
      <w:pPr>
        <w:pStyle w:val="NormalWeb"/>
        <w:rPr>
          <w:ins w:id="104" w:author="Zhang, Jiaming" w:date="2025-09-12T12:42:00Z" w16du:dateUtc="2025-09-12T16:42:00Z"/>
        </w:rPr>
      </w:pPr>
      <w:ins w:id="105" w:author="Zhang, Jiaming" w:date="2025-09-12T12:42:00Z" w16du:dateUtc="2025-09-12T16:42:00Z">
        <w:r w:rsidRPr="00694090">
          <w:rPr>
            <w:rPrChange w:id="106" w:author="Zhang, Jiaming" w:date="2025-09-12T12:42:00Z" w16du:dateUtc="2025-09-12T16:42:00Z">
              <w:rPr>
                <w:rStyle w:val="Strong"/>
                <w:rFonts w:eastAsiaTheme="majorEastAsia"/>
              </w:rPr>
            </w:rPrChange>
          </w:rPr>
          <w:t>Motivation</w:t>
        </w:r>
        <w:r>
          <w:br/>
          <w:t>As SNAP outlays contract, fragile small retailers may exit the program, while large delivery-enabled chains expand their market share. This could reshape access and competition.</w:t>
        </w:r>
      </w:ins>
    </w:p>
    <w:p w14:paraId="63066D37" w14:textId="77777777" w:rsidR="00694090" w:rsidRDefault="00694090" w:rsidP="00694090">
      <w:pPr>
        <w:pStyle w:val="NormalWeb"/>
        <w:rPr>
          <w:ins w:id="107" w:author="Zhang, Jiaming" w:date="2025-09-12T12:42:00Z" w16du:dateUtc="2025-09-12T16:42:00Z"/>
        </w:rPr>
      </w:pPr>
      <w:ins w:id="108" w:author="Zhang, Jiaming" w:date="2025-09-12T12:42:00Z" w16du:dateUtc="2025-09-12T16:42:00Z">
        <w:r w:rsidRPr="00694090">
          <w:rPr>
            <w:rPrChange w:id="109" w:author="Zhang, Jiaming" w:date="2025-09-12T12:42:00Z" w16du:dateUtc="2025-09-12T16:42:00Z">
              <w:rPr>
                <w:rStyle w:val="Strong"/>
                <w:rFonts w:eastAsiaTheme="majorEastAsia"/>
              </w:rPr>
            </w:rPrChange>
          </w:rPr>
          <w:t>Hypotheses</w:t>
        </w:r>
      </w:ins>
    </w:p>
    <w:p w14:paraId="0898BB50" w14:textId="77777777" w:rsidR="00694090" w:rsidRDefault="00694090" w:rsidP="00694090">
      <w:pPr>
        <w:pStyle w:val="NormalWeb"/>
        <w:numPr>
          <w:ilvl w:val="0"/>
          <w:numId w:val="25"/>
        </w:numPr>
        <w:rPr>
          <w:ins w:id="110" w:author="Zhang, Jiaming" w:date="2025-09-12T12:42:00Z" w16du:dateUtc="2025-09-12T16:42:00Z"/>
        </w:rPr>
      </w:pPr>
      <w:ins w:id="111" w:author="Zhang, Jiaming" w:date="2025-09-12T12:42:00Z" w16du:dateUtc="2025-09-12T16:42:00Z">
        <w:r>
          <w:t>Small and rural retailers have higher exit hazards after spending cuts.</w:t>
        </w:r>
      </w:ins>
    </w:p>
    <w:p w14:paraId="6656A7DA" w14:textId="77777777" w:rsidR="00694090" w:rsidRDefault="00694090" w:rsidP="00694090">
      <w:pPr>
        <w:pStyle w:val="NormalWeb"/>
        <w:numPr>
          <w:ilvl w:val="0"/>
          <w:numId w:val="25"/>
        </w:numPr>
        <w:rPr>
          <w:ins w:id="112" w:author="Zhang, Jiaming" w:date="2025-09-12T12:42:00Z" w16du:dateUtc="2025-09-12T16:42:00Z"/>
        </w:rPr>
      </w:pPr>
      <w:ins w:id="113" w:author="Zhang, Jiaming" w:date="2025-09-12T12:42:00Z" w16du:dateUtc="2025-09-12T16:42:00Z">
        <w:r>
          <w:t>Market share of large chains and platform-partnered retailers increases.</w:t>
        </w:r>
      </w:ins>
    </w:p>
    <w:p w14:paraId="25725474" w14:textId="77777777" w:rsidR="00694090" w:rsidRDefault="00694090" w:rsidP="00694090">
      <w:pPr>
        <w:pStyle w:val="NormalWeb"/>
        <w:rPr>
          <w:ins w:id="114" w:author="Zhang, Jiaming" w:date="2025-09-12T12:42:00Z" w16du:dateUtc="2025-09-12T16:42:00Z"/>
        </w:rPr>
      </w:pPr>
      <w:ins w:id="115" w:author="Zhang, Jiaming" w:date="2025-09-12T12:42:00Z" w16du:dateUtc="2025-09-12T16:42:00Z">
        <w:r w:rsidRPr="00694090">
          <w:rPr>
            <w:rPrChange w:id="116" w:author="Zhang, Jiaming" w:date="2025-09-12T12:42:00Z" w16du:dateUtc="2025-09-12T16:42:00Z">
              <w:rPr>
                <w:rStyle w:val="Strong"/>
                <w:rFonts w:eastAsiaTheme="majorEastAsia"/>
              </w:rPr>
            </w:rPrChange>
          </w:rPr>
          <w:t>Data and Identification</w:t>
        </w:r>
      </w:ins>
    </w:p>
    <w:p w14:paraId="2E1E9C17" w14:textId="77777777" w:rsidR="00694090" w:rsidRDefault="00694090" w:rsidP="00694090">
      <w:pPr>
        <w:pStyle w:val="NormalWeb"/>
        <w:numPr>
          <w:ilvl w:val="0"/>
          <w:numId w:val="26"/>
        </w:numPr>
        <w:rPr>
          <w:ins w:id="117" w:author="Zhang, Jiaming" w:date="2025-09-12T12:42:00Z" w16du:dateUtc="2025-09-12T16:42:00Z"/>
        </w:rPr>
      </w:pPr>
      <w:ins w:id="118" w:author="Zhang, Jiaming" w:date="2025-09-12T12:42:00Z" w16du:dateUtc="2025-09-12T16:42:00Z">
        <w:r>
          <w:t>SNAP Retailer Locator converted into monthly panel of authorized stores.</w:t>
        </w:r>
      </w:ins>
    </w:p>
    <w:p w14:paraId="6756EFCD" w14:textId="77777777" w:rsidR="00694090" w:rsidRDefault="00694090" w:rsidP="00694090">
      <w:pPr>
        <w:pStyle w:val="NormalWeb"/>
        <w:numPr>
          <w:ilvl w:val="0"/>
          <w:numId w:val="26"/>
        </w:numPr>
        <w:rPr>
          <w:ins w:id="119" w:author="Zhang, Jiaming" w:date="2025-09-12T12:42:00Z" w16du:dateUtc="2025-09-12T16:42:00Z"/>
        </w:rPr>
      </w:pPr>
      <w:ins w:id="120" w:author="Zhang, Jiaming" w:date="2025-09-12T12:42:00Z" w16du:dateUtc="2025-09-12T16:42:00Z">
        <w:r>
          <w:t>Business registry data to classify store size and type.</w:t>
        </w:r>
      </w:ins>
    </w:p>
    <w:p w14:paraId="0D3A7653" w14:textId="77777777" w:rsidR="00694090" w:rsidRDefault="00694090" w:rsidP="00694090">
      <w:pPr>
        <w:pStyle w:val="NormalWeb"/>
        <w:numPr>
          <w:ilvl w:val="0"/>
          <w:numId w:val="26"/>
        </w:numPr>
        <w:rPr>
          <w:ins w:id="121" w:author="Zhang, Jiaming" w:date="2025-09-12T12:42:00Z" w16du:dateUtc="2025-09-12T16:42:00Z"/>
        </w:rPr>
      </w:pPr>
      <w:ins w:id="122" w:author="Zhang, Jiaming" w:date="2025-09-12T12:42:00Z" w16du:dateUtc="2025-09-12T16:42:00Z">
        <w:r>
          <w:t>Outcomes: entry/exit events, concentration measures.</w:t>
        </w:r>
      </w:ins>
    </w:p>
    <w:p w14:paraId="16DA0261" w14:textId="77777777" w:rsidR="00694090" w:rsidRDefault="00694090" w:rsidP="00694090">
      <w:pPr>
        <w:pStyle w:val="NormalWeb"/>
        <w:numPr>
          <w:ilvl w:val="0"/>
          <w:numId w:val="26"/>
        </w:numPr>
        <w:rPr>
          <w:ins w:id="123" w:author="Zhang, Jiaming" w:date="2025-09-12T12:42:00Z" w16du:dateUtc="2025-09-12T16:42:00Z"/>
        </w:rPr>
      </w:pPr>
      <w:ins w:id="124" w:author="Zhang, Jiaming" w:date="2025-09-12T12:42:00Z" w16du:dateUtc="2025-09-12T16:42:00Z">
        <w:r>
          <w:lastRenderedPageBreak/>
          <w:t>Identification: Survival models and difference-in-differences comparing counties with larger vs. smaller spending reductions.</w:t>
        </w:r>
      </w:ins>
    </w:p>
    <w:p w14:paraId="449A0DDE" w14:textId="77777777" w:rsidR="00694090" w:rsidRDefault="00694090" w:rsidP="00694090">
      <w:pPr>
        <w:pStyle w:val="NormalWeb"/>
        <w:rPr>
          <w:ins w:id="125" w:author="Zhang, Jiaming" w:date="2025-09-12T12:42:00Z" w16du:dateUtc="2025-09-12T16:42:00Z"/>
        </w:rPr>
      </w:pPr>
      <w:ins w:id="126" w:author="Zhang, Jiaming" w:date="2025-09-12T12:42:00Z" w16du:dateUtc="2025-09-12T16:42:00Z">
        <w:r w:rsidRPr="00694090">
          <w:rPr>
            <w:rPrChange w:id="127" w:author="Zhang, Jiaming" w:date="2025-09-12T12:42:00Z" w16du:dateUtc="2025-09-12T16:42:00Z">
              <w:rPr>
                <w:rStyle w:val="Strong"/>
                <w:rFonts w:eastAsiaTheme="majorEastAsia"/>
              </w:rPr>
            </w:rPrChange>
          </w:rPr>
          <w:t>Robustness</w:t>
        </w:r>
        <w:r>
          <w:br/>
          <w:t>Audit of rebranded stores, separate models by urban/rural classification, sensitivity to alternative store-size thresholds.</w:t>
        </w:r>
      </w:ins>
    </w:p>
    <w:p w14:paraId="6512D430" w14:textId="77777777" w:rsidR="00694090" w:rsidRPr="00694090" w:rsidRDefault="00B203B5" w:rsidP="00694090">
      <w:pPr>
        <w:rPr>
          <w:ins w:id="128" w:author="Zhang, Jiaming" w:date="2025-09-12T12:42:00Z" w16du:dateUtc="2025-09-12T16:42:00Z"/>
          <w:rFonts w:ascii="Times New Roman" w:eastAsia="Times New Roman" w:hAnsi="Times New Roman" w:cs="Times New Roman"/>
          <w:kern w:val="0"/>
          <w14:ligatures w14:val="none"/>
          <w:rPrChange w:id="129" w:author="Zhang, Jiaming" w:date="2025-09-12T12:42:00Z" w16du:dateUtc="2025-09-12T16:42:00Z">
            <w:rPr>
              <w:ins w:id="130" w:author="Zhang, Jiaming" w:date="2025-09-12T12:42:00Z" w16du:dateUtc="2025-09-12T16:42:00Z"/>
            </w:rPr>
          </w:rPrChange>
        </w:rPr>
      </w:pPr>
      <w:ins w:id="131" w:author="Zhang, Jiaming" w:date="2025-09-12T12:42:00Z" w16du:dateUtc="2025-09-12T16:42:00Z">
        <w:r w:rsidRPr="00235F8D">
          <w:rPr>
            <w:rFonts w:ascii="Times New Roman" w:eastAsia="Times New Roman" w:hAnsi="Times New Roman" w:cs="Times New Roman"/>
            <w:noProof/>
            <w:kern w:val="0"/>
            <w14:ligatures w14:val="none"/>
          </w:rPr>
        </w:r>
        <w:r w:rsidR="00B203B5" w:rsidRPr="00235F8D">
          <w:rPr>
            <w:rFonts w:ascii="Times New Roman" w:eastAsia="Times New Roman" w:hAnsi="Times New Roman" w:cs="Times New Roman"/>
            <w:noProof/>
            <w:kern w:val="0"/>
            <w14:ligatures w14:val="none"/>
          </w:rPr>
          <w:pict w14:anchorId="76AA7270">
            <v:rect id="_x0000_i1027" alt="" style="width:468pt;height:.05pt;mso-width-percent:0;mso-height-percent:0;mso-width-percent:0;mso-height-percent:0" o:hralign="center" o:hrstd="t" o:hr="t" fillcolor="#a0a0a0" stroked="f"/>
          </w:pict>
        </w:r>
      </w:ins>
    </w:p>
    <w:p w14:paraId="1E632DC6" w14:textId="77777777" w:rsidR="00694090" w:rsidRPr="00694090" w:rsidRDefault="00694090" w:rsidP="00694090">
      <w:pPr>
        <w:pStyle w:val="Heading2"/>
        <w:rPr>
          <w:ins w:id="132" w:author="Zhang, Jiaming" w:date="2025-09-12T12:42:00Z" w16du:dateUtc="2025-09-12T16:42:00Z"/>
          <w:rFonts w:ascii="Times New Roman" w:eastAsia="Times New Roman" w:hAnsi="Times New Roman" w:cs="Times New Roman"/>
          <w:color w:val="auto"/>
          <w:kern w:val="0"/>
          <w:sz w:val="24"/>
          <w:szCs w:val="24"/>
          <w14:ligatures w14:val="none"/>
          <w:rPrChange w:id="133" w:author="Zhang, Jiaming" w:date="2025-09-12T12:42:00Z" w16du:dateUtc="2025-09-12T16:42:00Z">
            <w:rPr>
              <w:ins w:id="134" w:author="Zhang, Jiaming" w:date="2025-09-12T12:42:00Z" w16du:dateUtc="2025-09-12T16:42:00Z"/>
            </w:rPr>
          </w:rPrChange>
        </w:rPr>
      </w:pPr>
      <w:ins w:id="135" w:author="Zhang, Jiaming" w:date="2025-09-12T12:42:00Z" w16du:dateUtc="2025-09-12T16:42:00Z">
        <w:r w:rsidRPr="00694090">
          <w:rPr>
            <w:rFonts w:ascii="Times New Roman" w:eastAsia="Times New Roman" w:hAnsi="Times New Roman" w:cs="Times New Roman"/>
            <w:color w:val="auto"/>
            <w:kern w:val="0"/>
            <w:sz w:val="24"/>
            <w:szCs w:val="24"/>
            <w14:ligatures w14:val="none"/>
            <w:rPrChange w:id="136" w:author="Zhang, Jiaming" w:date="2025-09-12T12:42:00Z" w16du:dateUtc="2025-09-12T16:42:00Z">
              <w:rPr/>
            </w:rPrChange>
          </w:rPr>
          <w:t>B4. Payment Modernization and Online Adoption</w:t>
        </w:r>
      </w:ins>
    </w:p>
    <w:p w14:paraId="5DDFD3D4" w14:textId="77777777" w:rsidR="00694090" w:rsidRDefault="00694090" w:rsidP="00694090">
      <w:pPr>
        <w:pStyle w:val="NormalWeb"/>
        <w:rPr>
          <w:ins w:id="137" w:author="Zhang, Jiaming" w:date="2025-09-12T12:42:00Z" w16du:dateUtc="2025-09-12T16:42:00Z"/>
        </w:rPr>
      </w:pPr>
      <w:ins w:id="138" w:author="Zhang, Jiaming" w:date="2025-09-12T12:42:00Z" w16du:dateUtc="2025-09-12T16:42:00Z">
        <w:r w:rsidRPr="00694090">
          <w:rPr>
            <w:rPrChange w:id="139" w:author="Zhang, Jiaming" w:date="2025-09-12T12:42:00Z" w16du:dateUtc="2025-09-12T16:42:00Z">
              <w:rPr>
                <w:rStyle w:val="Strong"/>
                <w:rFonts w:eastAsiaTheme="majorEastAsia"/>
              </w:rPr>
            </w:rPrChange>
          </w:rPr>
          <w:t>Research Question</w:t>
        </w:r>
        <w:r>
          <w:br/>
          <w:t>Do mobile/contactless EBT and chip-based cards increase online SNAP redemption and delivery use?</w:t>
        </w:r>
      </w:ins>
    </w:p>
    <w:p w14:paraId="6ECE501E" w14:textId="77777777" w:rsidR="00694090" w:rsidRDefault="00694090" w:rsidP="00694090">
      <w:pPr>
        <w:pStyle w:val="NormalWeb"/>
        <w:rPr>
          <w:ins w:id="140" w:author="Zhang, Jiaming" w:date="2025-09-12T12:42:00Z" w16du:dateUtc="2025-09-12T16:42:00Z"/>
        </w:rPr>
      </w:pPr>
      <w:ins w:id="141" w:author="Zhang, Jiaming" w:date="2025-09-12T12:42:00Z" w16du:dateUtc="2025-09-12T16:42:00Z">
        <w:r w:rsidRPr="00694090">
          <w:rPr>
            <w:rPrChange w:id="142" w:author="Zhang, Jiaming" w:date="2025-09-12T12:42:00Z" w16du:dateUtc="2025-09-12T16:42:00Z">
              <w:rPr>
                <w:rStyle w:val="Strong"/>
                <w:rFonts w:eastAsiaTheme="majorEastAsia"/>
              </w:rPr>
            </w:rPrChange>
          </w:rPr>
          <w:t>Motivation</w:t>
        </w:r>
        <w:r>
          <w:br/>
          <w:t>Modernization reduces transaction frictions, potentially making online shopping more attractive, particularly for younger and smartphone-using households.</w:t>
        </w:r>
      </w:ins>
    </w:p>
    <w:p w14:paraId="7BE48282" w14:textId="77777777" w:rsidR="00694090" w:rsidRDefault="00694090" w:rsidP="00694090">
      <w:pPr>
        <w:pStyle w:val="NormalWeb"/>
        <w:rPr>
          <w:ins w:id="143" w:author="Zhang, Jiaming" w:date="2025-09-12T12:42:00Z" w16du:dateUtc="2025-09-12T16:42:00Z"/>
        </w:rPr>
      </w:pPr>
      <w:ins w:id="144" w:author="Zhang, Jiaming" w:date="2025-09-12T12:42:00Z" w16du:dateUtc="2025-09-12T16:42:00Z">
        <w:r w:rsidRPr="00694090">
          <w:rPr>
            <w:rPrChange w:id="145" w:author="Zhang, Jiaming" w:date="2025-09-12T12:42:00Z" w16du:dateUtc="2025-09-12T16:42:00Z">
              <w:rPr>
                <w:rStyle w:val="Strong"/>
                <w:rFonts w:eastAsiaTheme="majorEastAsia"/>
              </w:rPr>
            </w:rPrChange>
          </w:rPr>
          <w:t>Hypotheses</w:t>
        </w:r>
      </w:ins>
    </w:p>
    <w:p w14:paraId="086FBFEC" w14:textId="77777777" w:rsidR="00694090" w:rsidRDefault="00694090" w:rsidP="00694090">
      <w:pPr>
        <w:pStyle w:val="NormalWeb"/>
        <w:numPr>
          <w:ilvl w:val="0"/>
          <w:numId w:val="27"/>
        </w:numPr>
        <w:rPr>
          <w:ins w:id="146" w:author="Zhang, Jiaming" w:date="2025-09-12T12:42:00Z" w16du:dateUtc="2025-09-12T16:42:00Z"/>
        </w:rPr>
      </w:pPr>
      <w:ins w:id="147" w:author="Zhang, Jiaming" w:date="2025-09-12T12:42:00Z" w16du:dateUtc="2025-09-12T16:42:00Z">
        <w:r>
          <w:t>Mobile EBT rollout increases the share of online redemptions.</w:t>
        </w:r>
      </w:ins>
    </w:p>
    <w:p w14:paraId="42227C9A" w14:textId="77777777" w:rsidR="00694090" w:rsidRDefault="00694090" w:rsidP="00694090">
      <w:pPr>
        <w:pStyle w:val="NormalWeb"/>
        <w:numPr>
          <w:ilvl w:val="0"/>
          <w:numId w:val="27"/>
        </w:numPr>
        <w:rPr>
          <w:ins w:id="148" w:author="Zhang, Jiaming" w:date="2025-09-12T12:42:00Z" w16du:dateUtc="2025-09-12T16:42:00Z"/>
        </w:rPr>
      </w:pPr>
      <w:ins w:id="149" w:author="Zhang, Jiaming" w:date="2025-09-12T12:42:00Z" w16du:dateUtc="2025-09-12T16:42:00Z">
        <w:r>
          <w:t>Effects are largest in counties with high smartphone penetration and broadband access.</w:t>
        </w:r>
      </w:ins>
    </w:p>
    <w:p w14:paraId="4012FECE" w14:textId="77777777" w:rsidR="00694090" w:rsidRDefault="00694090" w:rsidP="00694090">
      <w:pPr>
        <w:pStyle w:val="NormalWeb"/>
        <w:rPr>
          <w:ins w:id="150" w:author="Zhang, Jiaming" w:date="2025-09-12T12:42:00Z" w16du:dateUtc="2025-09-12T16:42:00Z"/>
        </w:rPr>
      </w:pPr>
      <w:ins w:id="151" w:author="Zhang, Jiaming" w:date="2025-09-12T12:42:00Z" w16du:dateUtc="2025-09-12T16:42:00Z">
        <w:r w:rsidRPr="00694090">
          <w:rPr>
            <w:rPrChange w:id="152" w:author="Zhang, Jiaming" w:date="2025-09-12T12:42:00Z" w16du:dateUtc="2025-09-12T16:42:00Z">
              <w:rPr>
                <w:rStyle w:val="Strong"/>
                <w:rFonts w:eastAsiaTheme="majorEastAsia"/>
              </w:rPr>
            </w:rPrChange>
          </w:rPr>
          <w:t>Data and Identification</w:t>
        </w:r>
      </w:ins>
    </w:p>
    <w:p w14:paraId="33C5FD07" w14:textId="77777777" w:rsidR="00694090" w:rsidRDefault="00694090" w:rsidP="00694090">
      <w:pPr>
        <w:pStyle w:val="NormalWeb"/>
        <w:numPr>
          <w:ilvl w:val="0"/>
          <w:numId w:val="28"/>
        </w:numPr>
        <w:rPr>
          <w:ins w:id="153" w:author="Zhang, Jiaming" w:date="2025-09-12T12:42:00Z" w16du:dateUtc="2025-09-12T16:42:00Z"/>
        </w:rPr>
      </w:pPr>
      <w:ins w:id="154" w:author="Zhang, Jiaming" w:date="2025-09-12T12:42:00Z" w16du:dateUtc="2025-09-12T16:42:00Z">
        <w:r>
          <w:t>Pilot state rollout dates of mobile and chip-based EBT (2025 onward).</w:t>
        </w:r>
      </w:ins>
    </w:p>
    <w:p w14:paraId="4D88C75D" w14:textId="77777777" w:rsidR="00694090" w:rsidRDefault="00694090" w:rsidP="00694090">
      <w:pPr>
        <w:pStyle w:val="NormalWeb"/>
        <w:numPr>
          <w:ilvl w:val="0"/>
          <w:numId w:val="28"/>
        </w:numPr>
        <w:rPr>
          <w:ins w:id="155" w:author="Zhang, Jiaming" w:date="2025-09-12T12:42:00Z" w16du:dateUtc="2025-09-12T16:42:00Z"/>
        </w:rPr>
      </w:pPr>
      <w:ins w:id="156" w:author="Zhang, Jiaming" w:date="2025-09-12T12:42:00Z" w16du:dateUtc="2025-09-12T16:42:00Z">
        <w:r>
          <w:t>County-level device and internet access from the American Community Survey (ACS).</w:t>
        </w:r>
      </w:ins>
    </w:p>
    <w:p w14:paraId="1355221D" w14:textId="77777777" w:rsidR="00694090" w:rsidRDefault="00694090" w:rsidP="00694090">
      <w:pPr>
        <w:pStyle w:val="NormalWeb"/>
        <w:numPr>
          <w:ilvl w:val="0"/>
          <w:numId w:val="28"/>
        </w:numPr>
        <w:rPr>
          <w:ins w:id="157" w:author="Zhang, Jiaming" w:date="2025-09-12T12:42:00Z" w16du:dateUtc="2025-09-12T16:42:00Z"/>
        </w:rPr>
      </w:pPr>
      <w:ins w:id="158" w:author="Zhang, Jiaming" w:date="2025-09-12T12:42:00Z" w16du:dateUtc="2025-09-12T16:42:00Z">
        <w:r>
          <w:t>Outcomes: FOIA-based online vs. in-store redemption shares.</w:t>
        </w:r>
      </w:ins>
    </w:p>
    <w:p w14:paraId="440A7885" w14:textId="77777777" w:rsidR="00694090" w:rsidRDefault="00694090" w:rsidP="00694090">
      <w:pPr>
        <w:pStyle w:val="NormalWeb"/>
        <w:numPr>
          <w:ilvl w:val="0"/>
          <w:numId w:val="28"/>
        </w:numPr>
        <w:rPr>
          <w:ins w:id="159" w:author="Zhang, Jiaming" w:date="2025-09-12T12:42:00Z" w16du:dateUtc="2025-09-12T16:42:00Z"/>
        </w:rPr>
      </w:pPr>
      <w:ins w:id="160" w:author="Zhang, Jiaming" w:date="2025-09-12T12:42:00Z" w16du:dateUtc="2025-09-12T16:42:00Z">
        <w:r>
          <w:t>Identification: Staggered adoption event studies across counties and states.</w:t>
        </w:r>
      </w:ins>
    </w:p>
    <w:p w14:paraId="60BE52D1" w14:textId="77777777" w:rsidR="00694090" w:rsidRDefault="00694090" w:rsidP="00694090">
      <w:pPr>
        <w:pStyle w:val="NormalWeb"/>
        <w:rPr>
          <w:ins w:id="161" w:author="Zhang, Jiaming" w:date="2025-09-12T12:42:00Z" w16du:dateUtc="2025-09-12T16:42:00Z"/>
        </w:rPr>
      </w:pPr>
      <w:ins w:id="162" w:author="Zhang, Jiaming" w:date="2025-09-12T12:42:00Z" w16du:dateUtc="2025-09-12T16:42:00Z">
        <w:r w:rsidRPr="00694090">
          <w:rPr>
            <w:rPrChange w:id="163" w:author="Zhang, Jiaming" w:date="2025-09-12T12:42:00Z" w16du:dateUtc="2025-09-12T16:42:00Z">
              <w:rPr>
                <w:rStyle w:val="Strong"/>
                <w:rFonts w:eastAsiaTheme="majorEastAsia"/>
              </w:rPr>
            </w:rPrChange>
          </w:rPr>
          <w:t>Robustness</w:t>
        </w:r>
        <w:r>
          <w:br/>
          <w:t>Alternative measures of technology adoption, placebo tests in non-pilot states.</w:t>
        </w:r>
      </w:ins>
    </w:p>
    <w:p w14:paraId="007C073A" w14:textId="77777777" w:rsidR="00694090" w:rsidRPr="00694090" w:rsidRDefault="00B203B5" w:rsidP="00694090">
      <w:pPr>
        <w:rPr>
          <w:ins w:id="164" w:author="Zhang, Jiaming" w:date="2025-09-12T12:42:00Z" w16du:dateUtc="2025-09-12T16:42:00Z"/>
          <w:rFonts w:ascii="Times New Roman" w:eastAsia="Times New Roman" w:hAnsi="Times New Roman" w:cs="Times New Roman"/>
          <w:kern w:val="0"/>
          <w14:ligatures w14:val="none"/>
          <w:rPrChange w:id="165" w:author="Zhang, Jiaming" w:date="2025-09-12T12:42:00Z" w16du:dateUtc="2025-09-12T16:42:00Z">
            <w:rPr>
              <w:ins w:id="166" w:author="Zhang, Jiaming" w:date="2025-09-12T12:42:00Z" w16du:dateUtc="2025-09-12T16:42:00Z"/>
            </w:rPr>
          </w:rPrChange>
        </w:rPr>
      </w:pPr>
      <w:ins w:id="167" w:author="Zhang, Jiaming" w:date="2025-09-12T12:42:00Z" w16du:dateUtc="2025-09-12T16:42:00Z">
        <w:r w:rsidRPr="00235F8D">
          <w:rPr>
            <w:rFonts w:ascii="Times New Roman" w:eastAsia="Times New Roman" w:hAnsi="Times New Roman" w:cs="Times New Roman"/>
            <w:noProof/>
            <w:kern w:val="0"/>
            <w14:ligatures w14:val="none"/>
          </w:rPr>
        </w:r>
        <w:r w:rsidR="00B203B5" w:rsidRPr="00235F8D">
          <w:rPr>
            <w:rFonts w:ascii="Times New Roman" w:eastAsia="Times New Roman" w:hAnsi="Times New Roman" w:cs="Times New Roman"/>
            <w:noProof/>
            <w:kern w:val="0"/>
            <w14:ligatures w14:val="none"/>
          </w:rPr>
          <w:pict w14:anchorId="03F51F0A">
            <v:rect id="_x0000_i1028" alt="" style="width:468pt;height:.05pt;mso-width-percent:0;mso-height-percent:0;mso-width-percent:0;mso-height-percent:0" o:hralign="center" o:hrstd="t" o:hr="t" fillcolor="#a0a0a0" stroked="f"/>
          </w:pict>
        </w:r>
      </w:ins>
    </w:p>
    <w:p w14:paraId="312DF3BE" w14:textId="77777777" w:rsidR="00694090" w:rsidRPr="00694090" w:rsidRDefault="00694090" w:rsidP="00694090">
      <w:pPr>
        <w:pStyle w:val="Heading2"/>
        <w:rPr>
          <w:ins w:id="168" w:author="Zhang, Jiaming" w:date="2025-09-12T12:42:00Z" w16du:dateUtc="2025-09-12T16:42:00Z"/>
          <w:rFonts w:ascii="Times New Roman" w:eastAsia="Times New Roman" w:hAnsi="Times New Roman" w:cs="Times New Roman"/>
          <w:color w:val="auto"/>
          <w:kern w:val="0"/>
          <w:sz w:val="24"/>
          <w:szCs w:val="24"/>
          <w14:ligatures w14:val="none"/>
          <w:rPrChange w:id="169" w:author="Zhang, Jiaming" w:date="2025-09-12T12:42:00Z" w16du:dateUtc="2025-09-12T16:42:00Z">
            <w:rPr>
              <w:ins w:id="170" w:author="Zhang, Jiaming" w:date="2025-09-12T12:42:00Z" w16du:dateUtc="2025-09-12T16:42:00Z"/>
            </w:rPr>
          </w:rPrChange>
        </w:rPr>
      </w:pPr>
      <w:ins w:id="171" w:author="Zhang, Jiaming" w:date="2025-09-12T12:42:00Z" w16du:dateUtc="2025-09-12T16:42:00Z">
        <w:r w:rsidRPr="00694090">
          <w:rPr>
            <w:rFonts w:ascii="Times New Roman" w:eastAsia="Times New Roman" w:hAnsi="Times New Roman" w:cs="Times New Roman"/>
            <w:color w:val="auto"/>
            <w:kern w:val="0"/>
            <w:sz w:val="24"/>
            <w:szCs w:val="24"/>
            <w14:ligatures w14:val="none"/>
            <w:rPrChange w:id="172" w:author="Zhang, Jiaming" w:date="2025-09-12T12:42:00Z" w16du:dateUtc="2025-09-12T16:42:00Z">
              <w:rPr/>
            </w:rPrChange>
          </w:rPr>
          <w:t>Cross-Cutting Contributions</w:t>
        </w:r>
      </w:ins>
    </w:p>
    <w:p w14:paraId="4AEC984A" w14:textId="77777777" w:rsidR="00694090" w:rsidRDefault="00694090" w:rsidP="00694090">
      <w:pPr>
        <w:pStyle w:val="NormalWeb"/>
        <w:numPr>
          <w:ilvl w:val="0"/>
          <w:numId w:val="29"/>
        </w:numPr>
        <w:rPr>
          <w:ins w:id="173" w:author="Zhang, Jiaming" w:date="2025-09-12T12:42:00Z" w16du:dateUtc="2025-09-12T16:42:00Z"/>
        </w:rPr>
      </w:pPr>
      <w:ins w:id="174" w:author="Zhang, Jiaming" w:date="2025-09-12T12:42:00Z" w16du:dateUtc="2025-09-12T16:42:00Z">
        <w:r w:rsidRPr="00694090">
          <w:rPr>
            <w:rPrChange w:id="175" w:author="Zhang, Jiaming" w:date="2025-09-12T12:42:00Z" w16du:dateUtc="2025-09-12T16:42:00Z">
              <w:rPr>
                <w:rStyle w:val="Strong"/>
                <w:rFonts w:eastAsiaTheme="majorEastAsia"/>
              </w:rPr>
            </w:rPrChange>
          </w:rPr>
          <w:t>Novel policy shocks</w:t>
        </w:r>
        <w:r>
          <w:t xml:space="preserve">: Provides the first causal evaluations of junk-food </w:t>
        </w:r>
        <w:proofErr w:type="spellStart"/>
        <w:r>
          <w:t>bans</w:t>
        </w:r>
        <w:proofErr w:type="spellEnd"/>
        <w:r>
          <w:t>, tightened work requirements, spending cuts, and payment modernization.</w:t>
        </w:r>
      </w:ins>
    </w:p>
    <w:p w14:paraId="719B332C" w14:textId="77777777" w:rsidR="00694090" w:rsidRDefault="00694090" w:rsidP="00694090">
      <w:pPr>
        <w:pStyle w:val="NormalWeb"/>
        <w:numPr>
          <w:ilvl w:val="0"/>
          <w:numId w:val="29"/>
        </w:numPr>
        <w:rPr>
          <w:ins w:id="176" w:author="Zhang, Jiaming" w:date="2025-09-12T12:42:00Z" w16du:dateUtc="2025-09-12T16:42:00Z"/>
        </w:rPr>
      </w:pPr>
      <w:ins w:id="177" w:author="Zhang, Jiaming" w:date="2025-09-12T12:42:00Z" w16du:dateUtc="2025-09-12T16:42:00Z">
        <w:r w:rsidRPr="00694090">
          <w:rPr>
            <w:rPrChange w:id="178" w:author="Zhang, Jiaming" w:date="2025-09-12T12:42:00Z" w16du:dateUtc="2025-09-12T16:42:00Z">
              <w:rPr>
                <w:rStyle w:val="Strong"/>
                <w:rFonts w:eastAsiaTheme="majorEastAsia"/>
              </w:rPr>
            </w:rPrChange>
          </w:rPr>
          <w:t>Interaction with delivery platforms</w:t>
        </w:r>
        <w:r>
          <w:t>: Explores whether effects differ in counties with higher OPP intensity or platform penetration.</w:t>
        </w:r>
      </w:ins>
    </w:p>
    <w:p w14:paraId="6A0710E0" w14:textId="77777777" w:rsidR="00694090" w:rsidRDefault="00694090" w:rsidP="00694090">
      <w:pPr>
        <w:pStyle w:val="NormalWeb"/>
        <w:numPr>
          <w:ilvl w:val="0"/>
          <w:numId w:val="29"/>
        </w:numPr>
        <w:rPr>
          <w:ins w:id="179" w:author="Zhang, Jiaming" w:date="2025-09-12T12:42:00Z" w16du:dateUtc="2025-09-12T16:42:00Z"/>
        </w:rPr>
      </w:pPr>
      <w:ins w:id="180" w:author="Zhang, Jiaming" w:date="2025-09-12T12:42:00Z" w16du:dateUtc="2025-09-12T16:42:00Z">
        <w:r w:rsidRPr="00694090">
          <w:rPr>
            <w:rPrChange w:id="181" w:author="Zhang, Jiaming" w:date="2025-09-12T12:42:00Z" w16du:dateUtc="2025-09-12T16:42:00Z">
              <w:rPr>
                <w:rStyle w:val="Strong"/>
                <w:rFonts w:eastAsiaTheme="majorEastAsia"/>
              </w:rPr>
            </w:rPrChange>
          </w:rPr>
          <w:t>Equity focus</w:t>
        </w:r>
        <w:r>
          <w:t>: Highlights heterogeneity by urban/rural status, broadband access, and retailer size.</w:t>
        </w:r>
      </w:ins>
    </w:p>
    <w:p w14:paraId="2C1F3ED0" w14:textId="77777777" w:rsidR="00694090" w:rsidRDefault="00694090" w:rsidP="00694090">
      <w:pPr>
        <w:pStyle w:val="NormalWeb"/>
        <w:numPr>
          <w:ilvl w:val="0"/>
          <w:numId w:val="29"/>
        </w:numPr>
        <w:rPr>
          <w:ins w:id="182" w:author="Zhang, Jiaming" w:date="2025-09-12T12:42:00Z" w16du:dateUtc="2025-09-12T16:42:00Z"/>
        </w:rPr>
      </w:pPr>
      <w:ins w:id="183" w:author="Zhang, Jiaming" w:date="2025-09-12T12:42:00Z" w16du:dateUtc="2025-09-12T16:42:00Z">
        <w:r w:rsidRPr="00694090">
          <w:rPr>
            <w:rPrChange w:id="184" w:author="Zhang, Jiaming" w:date="2025-09-12T12:42:00Z" w16du:dateUtc="2025-09-12T16:42:00Z">
              <w:rPr>
                <w:rStyle w:val="Strong"/>
                <w:rFonts w:eastAsiaTheme="majorEastAsia"/>
              </w:rPr>
            </w:rPrChange>
          </w:rPr>
          <w:t>Policy relevance</w:t>
        </w:r>
        <w:r>
          <w:t>: Results will inform USDA and state agencies during the early implementation period of 2025–2027, with implications for the design of nutrition assistance policy.</w:t>
        </w:r>
      </w:ins>
    </w:p>
    <w:p w14:paraId="195EE7D0" w14:textId="77777777" w:rsidR="00970DBE" w:rsidRPr="00970DBE" w:rsidRDefault="00970DBE" w:rsidP="00970DBE">
      <w:pPr>
        <w:spacing w:after="0" w:line="240" w:lineRule="auto"/>
        <w:rPr>
          <w:rFonts w:ascii="Times New Roman" w:eastAsia="Times New Roman" w:hAnsi="Times New Roman" w:cs="Times New Roman"/>
          <w:kern w:val="0"/>
          <w14:ligatures w14:val="none"/>
        </w:rPr>
      </w:pPr>
    </w:p>
    <w:p w14:paraId="62BB2B3C" w14:textId="77777777" w:rsidR="00970DBE" w:rsidRDefault="00970DBE" w:rsidP="00970DBE">
      <w:pPr>
        <w:spacing w:after="0" w:line="240" w:lineRule="auto"/>
        <w:rPr>
          <w:rFonts w:ascii="Times New Roman" w:eastAsia="Times New Roman" w:hAnsi="Times New Roman" w:cs="Times New Roman"/>
          <w:b/>
          <w:bCs/>
          <w:kern w:val="0"/>
          <w14:ligatures w14:val="none"/>
        </w:rPr>
      </w:pPr>
    </w:p>
    <w:p w14:paraId="0805F51B" w14:textId="77777777" w:rsidR="00C53A6C" w:rsidRPr="00970DBE" w:rsidRDefault="00C53A6C" w:rsidP="00970DBE">
      <w:pPr>
        <w:spacing w:after="0" w:line="240" w:lineRule="auto"/>
        <w:rPr>
          <w:rFonts w:ascii="Times New Roman" w:eastAsia="Times New Roman" w:hAnsi="Times New Roman" w:cs="Times New Roman"/>
          <w:b/>
          <w:bCs/>
          <w:kern w:val="0"/>
          <w14:ligatures w14:val="none"/>
        </w:rPr>
      </w:pPr>
    </w:p>
    <w:p w14:paraId="4176816D" w14:textId="716DCE7D" w:rsidR="00970DBE" w:rsidRPr="00970DBE" w:rsidRDefault="00970DBE" w:rsidP="00970DBE">
      <w:pPr>
        <w:spacing w:after="0" w:line="240" w:lineRule="auto"/>
        <w:rPr>
          <w:rFonts w:ascii="Times New Roman" w:eastAsia="Times New Roman" w:hAnsi="Times New Roman" w:cs="Times New Roman"/>
          <w:b/>
          <w:bCs/>
          <w:kern w:val="0"/>
          <w14:ligatures w14:val="none"/>
        </w:rPr>
      </w:pPr>
      <w:r w:rsidRPr="00970DBE">
        <w:rPr>
          <w:rFonts w:ascii="Times New Roman" w:eastAsia="Times New Roman" w:hAnsi="Times New Roman" w:cs="Times New Roman"/>
          <w:b/>
          <w:bCs/>
          <w:kern w:val="0"/>
          <w14:ligatures w14:val="none"/>
        </w:rPr>
        <w:t>DATA</w:t>
      </w:r>
      <w:r w:rsidR="00EA680C">
        <w:rPr>
          <w:rFonts w:ascii="Times New Roman" w:eastAsia="Times New Roman" w:hAnsi="Times New Roman" w:cs="Times New Roman"/>
          <w:b/>
          <w:bCs/>
          <w:kern w:val="0"/>
          <w14:ligatures w14:val="none"/>
        </w:rPr>
        <w:t xml:space="preserve"> </w:t>
      </w:r>
    </w:p>
    <w:p w14:paraId="7A500A43" w14:textId="77777777" w:rsidR="00970DBE" w:rsidRPr="00970DBE" w:rsidRDefault="00970DBE" w:rsidP="00970DBE">
      <w:pPr>
        <w:spacing w:after="0" w:line="240" w:lineRule="auto"/>
        <w:rPr>
          <w:rFonts w:ascii="Times New Roman" w:eastAsia="Times New Roman" w:hAnsi="Times New Roman" w:cs="Times New Roman"/>
          <w:b/>
          <w:bCs/>
          <w:kern w:val="0"/>
          <w14:ligatures w14:val="none"/>
        </w:rPr>
      </w:pPr>
    </w:p>
    <w:p w14:paraId="6BA69A1C" w14:textId="6860FCFF" w:rsidR="00970DBE" w:rsidRPr="00970DBE" w:rsidRDefault="00970DBE" w:rsidP="00970DBE">
      <w:pPr>
        <w:pStyle w:val="Heading3"/>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t xml:space="preserve">SNAP online redemptions </w:t>
      </w:r>
    </w:p>
    <w:p w14:paraId="7173020E" w14:textId="77777777" w:rsidR="00970DBE" w:rsidRPr="00970DBE" w:rsidRDefault="00970DBE" w:rsidP="00970DBE">
      <w:pPr>
        <w:pStyle w:val="NormalWeb"/>
        <w:numPr>
          <w:ilvl w:val="0"/>
          <w:numId w:val="1"/>
        </w:numPr>
      </w:pPr>
      <w:r w:rsidRPr="00970DBE">
        <w:t xml:space="preserve">U.S. Department of Agriculture, Food and Nutrition Service. (2025). </w:t>
      </w:r>
      <w:r w:rsidRPr="00970DBE">
        <w:rPr>
          <w:rStyle w:val="Emphasis"/>
          <w:rFonts w:eastAsiaTheme="majorEastAsia"/>
        </w:rPr>
        <w:t>Supplemental Nutrition Assistance Program (SNAP) data tables</w:t>
      </w:r>
      <w:r w:rsidRPr="00970DBE">
        <w:t xml:space="preserve"> [Data set]. </w:t>
      </w:r>
      <w:hyperlink r:id="rId5" w:history="1">
        <w:r w:rsidRPr="00970DBE">
          <w:rPr>
            <w:rStyle w:val="Hyperlink"/>
            <w:rFonts w:eastAsiaTheme="majorEastAsia"/>
          </w:rPr>
          <w:t>https://www.fns.usda.gov/pd/supplemental-nutrition-assistance-program-snap</w:t>
        </w:r>
      </w:hyperlink>
    </w:p>
    <w:p w14:paraId="6422C3DA" w14:textId="77777777" w:rsidR="00970DBE" w:rsidRPr="00970DBE" w:rsidRDefault="00970DBE" w:rsidP="00970DBE">
      <w:pPr>
        <w:pStyle w:val="NormalWeb"/>
        <w:numPr>
          <w:ilvl w:val="0"/>
          <w:numId w:val="1"/>
        </w:numPr>
      </w:pPr>
      <w:r w:rsidRPr="00970DBE">
        <w:t xml:space="preserve">Jones, J. W. (2021, July 6). </w:t>
      </w:r>
      <w:r w:rsidRPr="00970DBE">
        <w:rPr>
          <w:rStyle w:val="Emphasis"/>
          <w:rFonts w:eastAsiaTheme="majorEastAsia"/>
        </w:rPr>
        <w:t>Online Supplemental Nutrition Assistance Program (SNAP) purchasing grew substantially in 2020</w:t>
      </w:r>
      <w:r w:rsidRPr="00970DBE">
        <w:t xml:space="preserve"> [Data visualization]. USDA Economic Research Service. </w:t>
      </w:r>
      <w:hyperlink r:id="rId6" w:history="1">
        <w:r w:rsidRPr="00970DBE">
          <w:rPr>
            <w:rStyle w:val="Hyperlink"/>
            <w:rFonts w:eastAsiaTheme="majorEastAsia"/>
          </w:rPr>
          <w:t>https://www.ers.usda.gov/amber-waves/2021/july/online-supplemental-nutrition-assistance-program-snap-purchasing-grew-substantially-in-2020/</w:t>
        </w:r>
      </w:hyperlink>
    </w:p>
    <w:p w14:paraId="24C06A46" w14:textId="77777777" w:rsidR="00970DBE" w:rsidRPr="00970DBE" w:rsidRDefault="00970DBE" w:rsidP="00970DBE">
      <w:pPr>
        <w:pStyle w:val="NormalWeb"/>
        <w:numPr>
          <w:ilvl w:val="0"/>
          <w:numId w:val="1"/>
        </w:numPr>
      </w:pPr>
      <w:r w:rsidRPr="00970DBE">
        <w:t xml:space="preserve">U.S. Department of Agriculture, Food and Nutrition Service. (2023). </w:t>
      </w:r>
      <w:r w:rsidRPr="00970DBE">
        <w:rPr>
          <w:rStyle w:val="Emphasis"/>
          <w:rFonts w:eastAsiaTheme="majorEastAsia"/>
        </w:rPr>
        <w:t>Evaluation of technology modernization for USDA SNAP benefit redemption through online transactions: Final evaluation report</w:t>
      </w:r>
      <w:r w:rsidRPr="00970DBE">
        <w:t xml:space="preserve"> (Abt Associates; Contract No. GS-00F-252CA). </w:t>
      </w:r>
      <w:hyperlink r:id="rId7" w:history="1">
        <w:r w:rsidRPr="00970DBE">
          <w:rPr>
            <w:rStyle w:val="Hyperlink"/>
            <w:rFonts w:eastAsiaTheme="majorEastAsia"/>
          </w:rPr>
          <w:t>https://fns-prod.azureedge.us/sites/default/files/resource-files/snap-online-pilot-summary.pdf</w:t>
        </w:r>
      </w:hyperlink>
    </w:p>
    <w:p w14:paraId="04B9BE60" w14:textId="77777777" w:rsidR="00970DBE" w:rsidRPr="00970DBE" w:rsidRDefault="00970DBE" w:rsidP="00970DBE">
      <w:pPr>
        <w:pStyle w:val="Heading3"/>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t>Platform coverage &amp; go-live dates</w:t>
      </w:r>
    </w:p>
    <w:p w14:paraId="64C90C2A" w14:textId="77777777" w:rsidR="00970DBE" w:rsidRPr="00970DBE" w:rsidRDefault="00970DBE" w:rsidP="00970DBE">
      <w:pPr>
        <w:pStyle w:val="NormalWeb"/>
        <w:numPr>
          <w:ilvl w:val="0"/>
          <w:numId w:val="2"/>
        </w:numPr>
      </w:pPr>
      <w:r w:rsidRPr="00970DBE">
        <w:t xml:space="preserve">U.S. Department of Agriculture, Food and Nutrition Service. (n.d.). </w:t>
      </w:r>
      <w:r w:rsidRPr="00970DBE">
        <w:rPr>
          <w:rStyle w:val="Emphasis"/>
          <w:rFonts w:eastAsiaTheme="majorEastAsia"/>
        </w:rPr>
        <w:t>SNAP Online Purchasing Program: Retailers and states</w:t>
      </w:r>
      <w:r w:rsidRPr="00970DBE">
        <w:t xml:space="preserve">. Retrieved September 5, 2025, from </w:t>
      </w:r>
      <w:hyperlink r:id="rId8" w:history="1">
        <w:r w:rsidRPr="00970DBE">
          <w:rPr>
            <w:rStyle w:val="Hyperlink"/>
            <w:rFonts w:eastAsiaTheme="majorEastAsia"/>
          </w:rPr>
          <w:t>https://www.fns.usda.gov/snap/online</w:t>
        </w:r>
      </w:hyperlink>
    </w:p>
    <w:p w14:paraId="0FE4964E" w14:textId="77777777" w:rsidR="00970DBE" w:rsidRPr="00970DBE" w:rsidRDefault="00970DBE" w:rsidP="00970DBE">
      <w:pPr>
        <w:pStyle w:val="NormalWeb"/>
        <w:numPr>
          <w:ilvl w:val="0"/>
          <w:numId w:val="2"/>
        </w:numPr>
      </w:pPr>
      <w:r w:rsidRPr="00970DBE">
        <w:t xml:space="preserve">Instacart. (2023, August 10). </w:t>
      </w:r>
      <w:r w:rsidRPr="00970DBE">
        <w:rPr>
          <w:rStyle w:val="Emphasis"/>
          <w:rFonts w:eastAsiaTheme="majorEastAsia"/>
        </w:rPr>
        <w:t>Instacart becomes first grocery marketplace to accept SNAP online in all 50 states</w:t>
      </w:r>
      <w:r w:rsidRPr="00970DBE">
        <w:t xml:space="preserve"> [Press release]. </w:t>
      </w:r>
      <w:hyperlink r:id="rId9" w:history="1">
        <w:r w:rsidRPr="00970DBE">
          <w:rPr>
            <w:rStyle w:val="Hyperlink"/>
            <w:rFonts w:eastAsiaTheme="majorEastAsia"/>
          </w:rPr>
          <w:t>https://www.instacart.com/company/pressreleases/instacart-becomes-first-grocery-marketplace-to-accept-snap-online-in-all-50-states/</w:t>
        </w:r>
      </w:hyperlink>
    </w:p>
    <w:p w14:paraId="4F66E927" w14:textId="77777777" w:rsidR="00970DBE" w:rsidRPr="00970DBE" w:rsidRDefault="00970DBE" w:rsidP="00970DBE">
      <w:pPr>
        <w:pStyle w:val="NormalWeb"/>
        <w:numPr>
          <w:ilvl w:val="0"/>
          <w:numId w:val="2"/>
        </w:numPr>
      </w:pPr>
      <w:r w:rsidRPr="00970DBE">
        <w:t xml:space="preserve">Walmart, Inc. (2023, July 20). </w:t>
      </w:r>
      <w:r w:rsidRPr="00970DBE">
        <w:rPr>
          <w:rStyle w:val="Emphasis"/>
          <w:rFonts w:eastAsiaTheme="majorEastAsia"/>
        </w:rPr>
        <w:t>Walmart launches Walmart+ Assist: Half-price memberships for those on government assistance</w:t>
      </w:r>
      <w:r w:rsidRPr="00970DBE">
        <w:t xml:space="preserve"> [Press release]. </w:t>
      </w:r>
      <w:hyperlink r:id="rId10" w:history="1">
        <w:r w:rsidRPr="00970DBE">
          <w:rPr>
            <w:rStyle w:val="Hyperlink"/>
            <w:rFonts w:eastAsiaTheme="majorEastAsia"/>
          </w:rPr>
          <w:t>https://corporate.walmart.com/news/2023/07/20/walmart-launches-walmart-assist-half-price-memberships-for-those-on-government-assistance</w:t>
        </w:r>
      </w:hyperlink>
    </w:p>
    <w:p w14:paraId="3A0B6D90" w14:textId="77777777" w:rsidR="00970DBE" w:rsidRPr="00970DBE" w:rsidRDefault="00970DBE" w:rsidP="00970DBE">
      <w:pPr>
        <w:pStyle w:val="NormalWeb"/>
        <w:numPr>
          <w:ilvl w:val="0"/>
          <w:numId w:val="2"/>
        </w:numPr>
      </w:pPr>
      <w:r w:rsidRPr="00970DBE">
        <w:t xml:space="preserve">U.S. Department of Agriculture, Food and Nutrition Service. (n.d.). </w:t>
      </w:r>
      <w:r w:rsidRPr="00970DBE">
        <w:rPr>
          <w:rStyle w:val="Emphasis"/>
          <w:rFonts w:eastAsiaTheme="majorEastAsia"/>
        </w:rPr>
        <w:t>SNAP Retailer Locator</w:t>
      </w:r>
      <w:r w:rsidRPr="00970DBE">
        <w:t xml:space="preserve">. Retrieved September 5, 2025, from </w:t>
      </w:r>
      <w:hyperlink r:id="rId11" w:history="1">
        <w:r w:rsidRPr="00970DBE">
          <w:rPr>
            <w:rStyle w:val="Hyperlink"/>
            <w:rFonts w:eastAsiaTheme="majorEastAsia"/>
          </w:rPr>
          <w:t>https://www.fns.usda.gov/snap/retailer-locator</w:t>
        </w:r>
      </w:hyperlink>
    </w:p>
    <w:p w14:paraId="6376F278" w14:textId="77777777" w:rsidR="00970DBE" w:rsidRPr="00970DBE" w:rsidRDefault="00970DBE" w:rsidP="00970DBE">
      <w:pPr>
        <w:pStyle w:val="Heading3"/>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t>Digital access (internet/devices)</w:t>
      </w:r>
    </w:p>
    <w:p w14:paraId="6540D888" w14:textId="77777777" w:rsidR="00970DBE" w:rsidRPr="00970DBE" w:rsidRDefault="00970DBE" w:rsidP="00970DBE">
      <w:pPr>
        <w:pStyle w:val="NormalWeb"/>
        <w:numPr>
          <w:ilvl w:val="0"/>
          <w:numId w:val="3"/>
        </w:numPr>
      </w:pPr>
      <w:r w:rsidRPr="00970DBE">
        <w:t xml:space="preserve">U.S. Census Bureau. (2023). </w:t>
      </w:r>
      <w:r w:rsidRPr="00970DBE">
        <w:rPr>
          <w:rStyle w:val="Emphasis"/>
          <w:rFonts w:eastAsiaTheme="majorEastAsia"/>
        </w:rPr>
        <w:t>American Community Survey (ACS) 2019–2023 5-year estimates, Table S2801: Types of computers and internet subscriptions</w:t>
      </w:r>
      <w:r w:rsidRPr="00970DBE">
        <w:t xml:space="preserve"> [Data set]. </w:t>
      </w:r>
      <w:hyperlink r:id="rId12" w:history="1">
        <w:r w:rsidRPr="00970DBE">
          <w:rPr>
            <w:rStyle w:val="Hyperlink"/>
            <w:rFonts w:eastAsiaTheme="majorEastAsia"/>
          </w:rPr>
          <w:t>https://data.census.gov/table/ACSST5Y2023.S2801</w:t>
        </w:r>
      </w:hyperlink>
    </w:p>
    <w:p w14:paraId="03BFCBAD" w14:textId="77777777" w:rsidR="00970DBE" w:rsidRPr="00970DBE" w:rsidRDefault="00970DBE" w:rsidP="00970DBE">
      <w:pPr>
        <w:pStyle w:val="NormalWeb"/>
        <w:numPr>
          <w:ilvl w:val="0"/>
          <w:numId w:val="3"/>
        </w:numPr>
      </w:pPr>
      <w:r w:rsidRPr="00970DBE">
        <w:t xml:space="preserve">Federal Communications Commission. (n.d.). </w:t>
      </w:r>
      <w:r w:rsidRPr="00970DBE">
        <w:rPr>
          <w:rStyle w:val="Emphasis"/>
          <w:rFonts w:eastAsiaTheme="majorEastAsia"/>
        </w:rPr>
        <w:t>National Broadband Map: Data download</w:t>
      </w:r>
      <w:r w:rsidRPr="00970DBE">
        <w:t xml:space="preserve"> [Data set]. Retrieved September 5, 2025, from </w:t>
      </w:r>
      <w:hyperlink r:id="rId13" w:history="1">
        <w:r w:rsidRPr="00970DBE">
          <w:rPr>
            <w:rStyle w:val="Hyperlink"/>
            <w:rFonts w:eastAsiaTheme="majorEastAsia"/>
          </w:rPr>
          <w:t>https://broadbandmap.fcc.gov/data-download</w:t>
        </w:r>
      </w:hyperlink>
    </w:p>
    <w:p w14:paraId="6FF55F65" w14:textId="77777777" w:rsidR="00970DBE" w:rsidRPr="00970DBE" w:rsidRDefault="00970DBE" w:rsidP="00970DBE">
      <w:pPr>
        <w:pStyle w:val="Heading3"/>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lastRenderedPageBreak/>
        <w:t>Controls (unemployment, poverty, food access, prices)</w:t>
      </w:r>
    </w:p>
    <w:p w14:paraId="3359A4B2" w14:textId="77777777" w:rsidR="00970DBE" w:rsidRPr="00970DBE" w:rsidRDefault="00970DBE" w:rsidP="00970DBE">
      <w:pPr>
        <w:pStyle w:val="NormalWeb"/>
        <w:numPr>
          <w:ilvl w:val="0"/>
          <w:numId w:val="4"/>
        </w:numPr>
      </w:pPr>
      <w:r w:rsidRPr="00970DBE">
        <w:t xml:space="preserve">U.S. Bureau of Labor Statistics. (2025). </w:t>
      </w:r>
      <w:r w:rsidRPr="00970DBE">
        <w:rPr>
          <w:rStyle w:val="Emphasis"/>
          <w:rFonts w:eastAsiaTheme="majorEastAsia"/>
        </w:rPr>
        <w:t>Local Area Unemployment Statistics (LAUS)</w:t>
      </w:r>
      <w:r w:rsidRPr="00970DBE">
        <w:t xml:space="preserve"> [Data set]. </w:t>
      </w:r>
      <w:hyperlink r:id="rId14" w:history="1">
        <w:r w:rsidRPr="00970DBE">
          <w:rPr>
            <w:rStyle w:val="Hyperlink"/>
            <w:rFonts w:eastAsiaTheme="majorEastAsia"/>
          </w:rPr>
          <w:t>https://www.bls.gov/lau/</w:t>
        </w:r>
      </w:hyperlink>
    </w:p>
    <w:p w14:paraId="11101603" w14:textId="77777777" w:rsidR="00970DBE" w:rsidRPr="00970DBE" w:rsidRDefault="00970DBE" w:rsidP="00970DBE">
      <w:pPr>
        <w:pStyle w:val="NormalWeb"/>
        <w:numPr>
          <w:ilvl w:val="0"/>
          <w:numId w:val="4"/>
        </w:numPr>
      </w:pPr>
      <w:r w:rsidRPr="00970DBE">
        <w:t xml:space="preserve">U.S. Census Bureau. (2024). </w:t>
      </w:r>
      <w:r w:rsidRPr="00970DBE">
        <w:rPr>
          <w:rStyle w:val="Emphasis"/>
          <w:rFonts w:eastAsiaTheme="majorEastAsia"/>
        </w:rPr>
        <w:t>Small Area Income and Poverty Estimates (SAIPE), 1989–2023</w:t>
      </w:r>
      <w:r w:rsidRPr="00970DBE">
        <w:t xml:space="preserve"> [Data set]. </w:t>
      </w:r>
      <w:hyperlink r:id="rId15" w:history="1">
        <w:r w:rsidRPr="00970DBE">
          <w:rPr>
            <w:rStyle w:val="Hyperlink"/>
            <w:rFonts w:eastAsiaTheme="majorEastAsia"/>
          </w:rPr>
          <w:t>https://www.census.gov/programs-surveys/saipe/data/api.html</w:t>
        </w:r>
      </w:hyperlink>
    </w:p>
    <w:p w14:paraId="3129204C" w14:textId="77777777" w:rsidR="00970DBE" w:rsidRPr="00970DBE" w:rsidRDefault="00970DBE" w:rsidP="00970DBE">
      <w:pPr>
        <w:pStyle w:val="NormalWeb"/>
        <w:numPr>
          <w:ilvl w:val="0"/>
          <w:numId w:val="4"/>
        </w:numPr>
      </w:pPr>
      <w:r w:rsidRPr="00970DBE">
        <w:t xml:space="preserve">U.S. Department of Agriculture, Economic Research Service. (n.d.). </w:t>
      </w:r>
      <w:r w:rsidRPr="00970DBE">
        <w:rPr>
          <w:rStyle w:val="Emphasis"/>
          <w:rFonts w:eastAsiaTheme="majorEastAsia"/>
        </w:rPr>
        <w:t>Food Access Research Atlas: Documentation &amp; data download</w:t>
      </w:r>
      <w:r w:rsidRPr="00970DBE">
        <w:t xml:space="preserve"> [Data product]. Retrieved September 5, 2025, from </w:t>
      </w:r>
      <w:hyperlink r:id="rId16" w:history="1">
        <w:r w:rsidRPr="00970DBE">
          <w:rPr>
            <w:rStyle w:val="Hyperlink"/>
            <w:rFonts w:eastAsiaTheme="majorEastAsia"/>
          </w:rPr>
          <w:t>https://www.ers.usda.gov/data-products/food-access-research-atlas/documentation</w:t>
        </w:r>
      </w:hyperlink>
    </w:p>
    <w:p w14:paraId="11C8C7B9" w14:textId="77777777" w:rsidR="00970DBE" w:rsidRPr="00970DBE" w:rsidRDefault="00970DBE" w:rsidP="00970DBE">
      <w:pPr>
        <w:pStyle w:val="NormalWeb"/>
        <w:numPr>
          <w:ilvl w:val="0"/>
          <w:numId w:val="4"/>
        </w:numPr>
      </w:pPr>
      <w:r w:rsidRPr="00970DBE">
        <w:t xml:space="preserve">U.S. Department of Agriculture, Economic Research Service. (n.d.). </w:t>
      </w:r>
      <w:r w:rsidRPr="00970DBE">
        <w:rPr>
          <w:rStyle w:val="Emphasis"/>
          <w:rFonts w:eastAsiaTheme="majorEastAsia"/>
        </w:rPr>
        <w:t>Food Environment Atlas</w:t>
      </w:r>
      <w:r w:rsidRPr="00970DBE">
        <w:t xml:space="preserve"> [Data product]. Retrieved September 5, 2025, from </w:t>
      </w:r>
      <w:hyperlink r:id="rId17" w:history="1">
        <w:r w:rsidRPr="00970DBE">
          <w:rPr>
            <w:rStyle w:val="Hyperlink"/>
            <w:rFonts w:eastAsiaTheme="majorEastAsia"/>
          </w:rPr>
          <w:t>https://www.ers.usda.gov/data-products/food-environment-atlas</w:t>
        </w:r>
      </w:hyperlink>
    </w:p>
    <w:p w14:paraId="5EA2BBF4" w14:textId="77777777" w:rsidR="00970DBE" w:rsidRPr="00970DBE" w:rsidRDefault="00970DBE" w:rsidP="00970DBE">
      <w:pPr>
        <w:pStyle w:val="NormalWeb"/>
        <w:numPr>
          <w:ilvl w:val="0"/>
          <w:numId w:val="4"/>
        </w:numPr>
      </w:pPr>
      <w:r w:rsidRPr="00970DBE">
        <w:t xml:space="preserve">U.S. Bureau of Labor Statistics. (2025). </w:t>
      </w:r>
      <w:r w:rsidRPr="00970DBE">
        <w:rPr>
          <w:rStyle w:val="Emphasis"/>
          <w:rFonts w:eastAsiaTheme="majorEastAsia"/>
        </w:rPr>
        <w:t>Consumer Price Index (CPI): Average price data</w:t>
      </w:r>
      <w:r w:rsidRPr="00970DBE">
        <w:t xml:space="preserve"> [Data set]. </w:t>
      </w:r>
      <w:hyperlink r:id="rId18" w:history="1">
        <w:r w:rsidRPr="00970DBE">
          <w:rPr>
            <w:rStyle w:val="Hyperlink"/>
            <w:rFonts w:eastAsiaTheme="majorEastAsia"/>
          </w:rPr>
          <w:t>https://www.bls.gov/cpi/factsheets/average-prices.htm</w:t>
        </w:r>
      </w:hyperlink>
    </w:p>
    <w:p w14:paraId="24115EE0" w14:textId="77777777" w:rsidR="00970DBE" w:rsidRPr="00970DBE" w:rsidRDefault="00970DBE" w:rsidP="00970DBE">
      <w:pPr>
        <w:pStyle w:val="NormalWeb"/>
        <w:numPr>
          <w:ilvl w:val="0"/>
          <w:numId w:val="4"/>
        </w:numPr>
      </w:pPr>
      <w:r w:rsidRPr="00970DBE">
        <w:t xml:space="preserve">U.S. Department of Agriculture, Economic Research Service. (2024). </w:t>
      </w:r>
      <w:r w:rsidRPr="00970DBE">
        <w:rPr>
          <w:rStyle w:val="Emphasis"/>
          <w:rFonts w:eastAsiaTheme="majorEastAsia"/>
        </w:rPr>
        <w:t>Food-at-Home Monthly Area Prices (F-MAP)</w:t>
      </w:r>
      <w:r w:rsidRPr="00970DBE">
        <w:t xml:space="preserve"> [Data product]. </w:t>
      </w:r>
      <w:hyperlink r:id="rId19" w:history="1">
        <w:r w:rsidRPr="00970DBE">
          <w:rPr>
            <w:rStyle w:val="Hyperlink"/>
            <w:rFonts w:eastAsiaTheme="majorEastAsia"/>
          </w:rPr>
          <w:t>https://www.ers.usda.gov/data-products/food-at-home-monthly-area-prices</w:t>
        </w:r>
      </w:hyperlink>
    </w:p>
    <w:p w14:paraId="49718C0B" w14:textId="77777777" w:rsidR="00970DBE" w:rsidRPr="00970DBE" w:rsidRDefault="00970DBE" w:rsidP="00970DBE">
      <w:pPr>
        <w:pStyle w:val="NormalWeb"/>
        <w:numPr>
          <w:ilvl w:val="0"/>
          <w:numId w:val="4"/>
        </w:numPr>
      </w:pPr>
      <w:r w:rsidRPr="00970DBE">
        <w:t xml:space="preserve">Sweitzer, M., Byrne, A. T., Page, E. T., Carlson, A., Kantor, L., Muth, M. K., Karns, S. A., &amp; Zhen, C. (2024). </w:t>
      </w:r>
      <w:r w:rsidRPr="00970DBE">
        <w:rPr>
          <w:rStyle w:val="Emphasis"/>
          <w:rFonts w:eastAsiaTheme="majorEastAsia"/>
        </w:rPr>
        <w:t>Development of the Food-at-Home Monthly Area Prices data</w:t>
      </w:r>
      <w:r w:rsidRPr="00970DBE">
        <w:t xml:space="preserve"> (TB-1965). U.S. Department of Agriculture, Economic Research Service. </w:t>
      </w:r>
      <w:hyperlink r:id="rId20" w:history="1">
        <w:r w:rsidRPr="00970DBE">
          <w:rPr>
            <w:rStyle w:val="Hyperlink"/>
            <w:rFonts w:eastAsiaTheme="majorEastAsia"/>
          </w:rPr>
          <w:t>https://doi.org/10.32747/2024.8754865.ers</w:t>
        </w:r>
      </w:hyperlink>
    </w:p>
    <w:p w14:paraId="24166594" w14:textId="77777777" w:rsidR="00970DBE" w:rsidRPr="00970DBE" w:rsidRDefault="00970DBE" w:rsidP="00970DBE">
      <w:pPr>
        <w:pStyle w:val="Heading3"/>
        <w:rPr>
          <w:rFonts w:ascii="Times New Roman" w:hAnsi="Times New Roman" w:cs="Times New Roman"/>
          <w:color w:val="000000" w:themeColor="text1"/>
          <w:sz w:val="24"/>
          <w:szCs w:val="24"/>
        </w:rPr>
      </w:pPr>
      <w:r w:rsidRPr="00970DBE">
        <w:rPr>
          <w:rFonts w:ascii="Times New Roman" w:hAnsi="Times New Roman" w:cs="Times New Roman"/>
          <w:color w:val="000000" w:themeColor="text1"/>
          <w:sz w:val="24"/>
          <w:szCs w:val="24"/>
        </w:rPr>
        <w:t xml:space="preserve">Food insecurity </w:t>
      </w:r>
    </w:p>
    <w:p w14:paraId="0A43A19B" w14:textId="77777777" w:rsidR="00970DBE" w:rsidRPr="00970DBE" w:rsidRDefault="00970DBE" w:rsidP="00970DBE">
      <w:pPr>
        <w:pStyle w:val="NormalWeb"/>
        <w:numPr>
          <w:ilvl w:val="0"/>
          <w:numId w:val="5"/>
        </w:numPr>
      </w:pPr>
      <w:r w:rsidRPr="00970DBE">
        <w:t xml:space="preserve">U.S. Department of Agriculture, Economic Research Service. (2024). </w:t>
      </w:r>
      <w:r w:rsidRPr="00970DBE">
        <w:rPr>
          <w:rStyle w:val="Emphasis"/>
          <w:rFonts w:eastAsiaTheme="majorEastAsia"/>
        </w:rPr>
        <w:t>Household food security in the United States in 2023</w:t>
      </w:r>
      <w:r w:rsidRPr="00970DBE">
        <w:t xml:space="preserve"> (ERR-337). </w:t>
      </w:r>
      <w:hyperlink r:id="rId21" w:history="1">
        <w:r w:rsidRPr="00970DBE">
          <w:rPr>
            <w:rStyle w:val="Hyperlink"/>
            <w:rFonts w:eastAsiaTheme="majorEastAsia"/>
          </w:rPr>
          <w:t>https://www.ers.usda.gov/publications/pub-details?pubid=109895</w:t>
        </w:r>
      </w:hyperlink>
    </w:p>
    <w:p w14:paraId="5F9B6BAF" w14:textId="77777777" w:rsidR="00970DBE" w:rsidRPr="00970DBE" w:rsidRDefault="00970DBE" w:rsidP="00970DBE">
      <w:pPr>
        <w:pStyle w:val="NormalWeb"/>
        <w:numPr>
          <w:ilvl w:val="0"/>
          <w:numId w:val="5"/>
        </w:numPr>
      </w:pPr>
      <w:r w:rsidRPr="00970DBE">
        <w:t xml:space="preserve">U.S. Department of Agriculture, Economic Research Service. (2024). </w:t>
      </w:r>
      <w:r w:rsidRPr="00970DBE">
        <w:rPr>
          <w:rStyle w:val="Emphasis"/>
          <w:rFonts w:eastAsiaTheme="majorEastAsia"/>
        </w:rPr>
        <w:t>Statistical supplement to Household food security in the United States in 2023</w:t>
      </w:r>
      <w:r w:rsidRPr="00970DBE">
        <w:t xml:space="preserve"> (AP-124). </w:t>
      </w:r>
      <w:hyperlink r:id="rId22" w:history="1">
        <w:r w:rsidRPr="00970DBE">
          <w:rPr>
            <w:rStyle w:val="Hyperlink"/>
            <w:rFonts w:eastAsiaTheme="majorEastAsia"/>
          </w:rPr>
          <w:t>https://www.ers.usda.gov/publications/pub-details?pubid=109902</w:t>
        </w:r>
      </w:hyperlink>
    </w:p>
    <w:p w14:paraId="687EF123" w14:textId="77777777" w:rsidR="00970DBE" w:rsidRPr="00970DBE" w:rsidRDefault="00970DBE" w:rsidP="00970DBE">
      <w:pPr>
        <w:pStyle w:val="NormalWeb"/>
        <w:numPr>
          <w:ilvl w:val="0"/>
          <w:numId w:val="5"/>
        </w:numPr>
      </w:pPr>
      <w:r w:rsidRPr="00970DBE">
        <w:t xml:space="preserve">U.S. Census Bureau. (2024, June 28). </w:t>
      </w:r>
      <w:r w:rsidRPr="00970DBE">
        <w:rPr>
          <w:rStyle w:val="Emphasis"/>
          <w:rFonts w:eastAsiaTheme="majorEastAsia"/>
        </w:rPr>
        <w:t>Current Population Survey—Food Security Supplement, December 2023 microdata file: User notes/technical documentation</w:t>
      </w:r>
      <w:r w:rsidRPr="00970DBE">
        <w:t xml:space="preserve"> [Technical documentation]. </w:t>
      </w:r>
      <w:hyperlink r:id="rId23" w:history="1">
        <w:r w:rsidRPr="00970DBE">
          <w:rPr>
            <w:rStyle w:val="Hyperlink"/>
            <w:rFonts w:eastAsiaTheme="majorEastAsia"/>
          </w:rPr>
          <w:t>https://ers.usda.gov/sites/default/files/_laserfiche/DataFiles/50764/techdoc2023.pdf</w:t>
        </w:r>
      </w:hyperlink>
    </w:p>
    <w:p w14:paraId="6AEA389E" w14:textId="717B9811" w:rsidR="00982559" w:rsidRDefault="00970DBE" w:rsidP="00C53A6C">
      <w:pPr>
        <w:pStyle w:val="NormalWeb"/>
        <w:numPr>
          <w:ilvl w:val="0"/>
          <w:numId w:val="5"/>
        </w:numPr>
        <w:rPr>
          <w:ins w:id="185" w:author="Wang, Hong Holly" w:date="2025-09-08T23:59:00Z" w16du:dateUtc="2025-09-09T03:59:00Z"/>
        </w:rPr>
      </w:pPr>
      <w:r w:rsidRPr="00970DBE">
        <w:t xml:space="preserve">IPUMS CPS. (n.d.). </w:t>
      </w:r>
      <w:r w:rsidRPr="00970DBE">
        <w:rPr>
          <w:rStyle w:val="Emphasis"/>
          <w:rFonts w:eastAsiaTheme="majorEastAsia"/>
        </w:rPr>
        <w:t>Citation of IPUMS CPS</w:t>
      </w:r>
      <w:r w:rsidRPr="00970DBE">
        <w:t xml:space="preserve">. Retrieved September 5, 2025, from </w:t>
      </w:r>
      <w:hyperlink r:id="rId24" w:history="1">
        <w:r w:rsidRPr="00970DBE">
          <w:rPr>
            <w:rStyle w:val="Hyperlink"/>
            <w:rFonts w:eastAsiaTheme="majorEastAsia"/>
          </w:rPr>
          <w:t>https://cps.ipums.org/cps/citation.shtml</w:t>
        </w:r>
      </w:hyperlink>
    </w:p>
    <w:p w14:paraId="2D85BDDC" w14:textId="1828D289" w:rsidR="00982559" w:rsidRPr="00492C24" w:rsidRDefault="00982559">
      <w:pPr>
        <w:rPr>
          <w:ins w:id="186" w:author="Wang, Hong Holly" w:date="2025-09-08T23:59:00Z" w16du:dateUtc="2025-09-09T03:59:00Z"/>
          <w:rFonts w:ascii="Times New Roman" w:eastAsia="Times New Roman" w:hAnsi="Times New Roman" w:cs="Times New Roman"/>
          <w:b/>
          <w:bCs/>
          <w:kern w:val="0"/>
          <w14:ligatures w14:val="none"/>
          <w:rPrChange w:id="187" w:author="Wang, Hong Holly" w:date="2025-09-09T00:21:00Z" w16du:dateUtc="2025-09-09T04:21:00Z">
            <w:rPr>
              <w:ins w:id="188" w:author="Wang, Hong Holly" w:date="2025-09-08T23:59:00Z" w16du:dateUtc="2025-09-09T03:59:00Z"/>
              <w:rFonts w:ascii="Times New Roman" w:eastAsia="Times New Roman" w:hAnsi="Times New Roman" w:cs="Times New Roman"/>
              <w:kern w:val="0"/>
              <w14:ligatures w14:val="none"/>
            </w:rPr>
          </w:rPrChange>
        </w:rPr>
      </w:pPr>
      <w:commentRangeStart w:id="189"/>
      <w:ins w:id="190" w:author="Wang, Hong Holly" w:date="2025-09-08T23:59:00Z" w16du:dateUtc="2025-09-09T03:59:00Z">
        <w:r w:rsidRPr="00492C24">
          <w:rPr>
            <w:rFonts w:ascii="Times New Roman" w:eastAsia="Times New Roman" w:hAnsi="Times New Roman" w:cs="Times New Roman"/>
            <w:b/>
            <w:bCs/>
            <w:kern w:val="0"/>
            <w14:ligatures w14:val="none"/>
            <w:rPrChange w:id="191" w:author="Wang, Hong Holly" w:date="2025-09-09T00:21:00Z" w16du:dateUtc="2025-09-09T04:21:00Z">
              <w:rPr>
                <w:rFonts w:ascii="Times New Roman" w:eastAsia="Times New Roman" w:hAnsi="Times New Roman" w:cs="Times New Roman"/>
                <w:kern w:val="0"/>
                <w14:ligatures w14:val="none"/>
              </w:rPr>
            </w:rPrChange>
          </w:rPr>
          <w:t>Re</w:t>
        </w:r>
      </w:ins>
      <w:ins w:id="192" w:author="Wang, Hong Holly" w:date="2025-09-09T00:00:00Z" w16du:dateUtc="2025-09-09T04:00:00Z">
        <w:r w:rsidRPr="00492C24">
          <w:rPr>
            <w:rFonts w:ascii="Times New Roman" w:eastAsia="Times New Roman" w:hAnsi="Times New Roman" w:cs="Times New Roman"/>
            <w:b/>
            <w:bCs/>
            <w:kern w:val="0"/>
            <w14:ligatures w14:val="none"/>
            <w:rPrChange w:id="193" w:author="Wang, Hong Holly" w:date="2025-09-09T00:21:00Z" w16du:dateUtc="2025-09-09T04:21:00Z">
              <w:rPr>
                <w:rFonts w:ascii="Times New Roman" w:eastAsia="Times New Roman" w:hAnsi="Times New Roman" w:cs="Times New Roman"/>
                <w:kern w:val="0"/>
                <w14:ligatures w14:val="none"/>
              </w:rPr>
            </w:rPrChange>
          </w:rPr>
          <w:t>ferences</w:t>
        </w:r>
      </w:ins>
      <w:commentRangeEnd w:id="189"/>
      <w:ins w:id="194" w:author="Wang, Hong Holly" w:date="2025-09-09T00:24:00Z" w16du:dateUtc="2025-09-09T04:24:00Z">
        <w:r w:rsidR="00E81958">
          <w:rPr>
            <w:rStyle w:val="CommentReference"/>
          </w:rPr>
          <w:commentReference w:id="189"/>
        </w:r>
      </w:ins>
    </w:p>
    <w:p w14:paraId="46461F8C" w14:textId="2E6844FB" w:rsidR="00982559" w:rsidRPr="00982559" w:rsidRDefault="00982559">
      <w:pPr>
        <w:spacing w:before="100" w:beforeAutospacing="1" w:after="100" w:afterAutospacing="1" w:line="240" w:lineRule="auto"/>
        <w:outlineLvl w:val="2"/>
        <w:rPr>
          <w:ins w:id="195" w:author="Wang, Hong Holly" w:date="2025-09-09T00:01:00Z" w16du:dateUtc="2025-09-09T04:01:00Z"/>
          <w:rFonts w:ascii="Times New Roman" w:eastAsia="Times New Roman" w:hAnsi="Times New Roman" w:cs="Times New Roman"/>
          <w:kern w:val="0"/>
          <w14:ligatures w14:val="none"/>
        </w:rPr>
        <w:pPrChange w:id="196" w:author="Wang, Hong Holly" w:date="2025-09-09T00:01:00Z" w16du:dateUtc="2025-09-09T04:01:00Z">
          <w:pPr>
            <w:spacing w:before="100" w:beforeAutospacing="1" w:after="100" w:afterAutospacing="1" w:line="240" w:lineRule="auto"/>
          </w:pPr>
        </w:pPrChange>
      </w:pPr>
      <w:ins w:id="197" w:author="Wang, Hong Holly" w:date="2025-09-09T00:01:00Z" w16du:dateUtc="2025-09-09T04:01:00Z">
        <w:r w:rsidRPr="00336613">
          <w:rPr>
            <w:rFonts w:ascii="Times New Roman" w:eastAsia="Times New Roman" w:hAnsi="Times New Roman" w:cs="Times New Roman"/>
            <w:kern w:val="0"/>
            <w:lang w:val="pt-PT"/>
            <w14:ligatures w14:val="none"/>
            <w:rPrChange w:id="198" w:author="Wang, Hong Holly" w:date="2025-09-09T00:06:00Z" w16du:dateUtc="2025-09-09T04:06:00Z">
              <w:rPr>
                <w:rFonts w:ascii="Times New Roman" w:eastAsia="Times New Roman" w:hAnsi="Times New Roman" w:cs="Times New Roman"/>
                <w:b/>
                <w:bCs/>
                <w:kern w:val="0"/>
                <w:sz w:val="27"/>
                <w:szCs w:val="27"/>
                <w14:ligatures w14:val="none"/>
              </w:rPr>
            </w:rPrChange>
          </w:rPr>
          <w:t>1.</w:t>
        </w:r>
        <w:r w:rsidRPr="00982559">
          <w:rPr>
            <w:rFonts w:ascii="Times New Roman" w:eastAsia="Times New Roman" w:hAnsi="Times New Roman" w:cs="Times New Roman"/>
            <w:b/>
            <w:bCs/>
            <w:kern w:val="0"/>
            <w:lang w:val="pt-PT"/>
            <w14:ligatures w14:val="none"/>
            <w:rPrChange w:id="199" w:author="Wang, Hong Holly" w:date="2025-09-09T00:01:00Z" w16du:dateUtc="2025-09-09T04:01:00Z">
              <w:rPr>
                <w:rFonts w:ascii="Times New Roman" w:eastAsia="Times New Roman" w:hAnsi="Times New Roman" w:cs="Times New Roman"/>
                <w:b/>
                <w:bCs/>
                <w:kern w:val="0"/>
                <w:sz w:val="27"/>
                <w:szCs w:val="27"/>
                <w14:ligatures w14:val="none"/>
              </w:rPr>
            </w:rPrChange>
          </w:rPr>
          <w:t xml:space="preserve"> </w:t>
        </w:r>
        <w:r w:rsidRPr="00982559">
          <w:rPr>
            <w:rFonts w:ascii="Times New Roman" w:eastAsia="Times New Roman" w:hAnsi="Times New Roman" w:cs="Times New Roman"/>
            <w:kern w:val="0"/>
            <w:lang w:val="pt-PT"/>
            <w14:ligatures w14:val="none"/>
            <w:rPrChange w:id="200" w:author="Wang, Hong Holly" w:date="2025-09-09T00:01:00Z" w16du:dateUtc="2025-09-09T04:01:00Z">
              <w:rPr>
                <w:rFonts w:ascii="Times New Roman" w:eastAsia="Times New Roman" w:hAnsi="Times New Roman" w:cs="Times New Roman"/>
                <w:kern w:val="0"/>
                <w14:ligatures w14:val="none"/>
              </w:rPr>
            </w:rPrChange>
          </w:rPr>
          <w:t xml:space="preserve">Martinez O, </w:t>
        </w:r>
        <w:proofErr w:type="spellStart"/>
        <w:r w:rsidRPr="00982559">
          <w:rPr>
            <w:rFonts w:ascii="Times New Roman" w:eastAsia="Times New Roman" w:hAnsi="Times New Roman" w:cs="Times New Roman"/>
            <w:kern w:val="0"/>
            <w:lang w:val="pt-PT"/>
            <w14:ligatures w14:val="none"/>
            <w:rPrChange w:id="201" w:author="Wang, Hong Holly" w:date="2025-09-09T00:01:00Z" w16du:dateUtc="2025-09-09T04:01:00Z">
              <w:rPr>
                <w:rFonts w:ascii="Times New Roman" w:eastAsia="Times New Roman" w:hAnsi="Times New Roman" w:cs="Times New Roman"/>
                <w:kern w:val="0"/>
                <w14:ligatures w14:val="none"/>
              </w:rPr>
            </w:rPrChange>
          </w:rPr>
          <w:t>Tagliaferro</w:t>
        </w:r>
        <w:proofErr w:type="spellEnd"/>
        <w:r w:rsidRPr="00982559">
          <w:rPr>
            <w:rFonts w:ascii="Times New Roman" w:eastAsia="Times New Roman" w:hAnsi="Times New Roman" w:cs="Times New Roman"/>
            <w:kern w:val="0"/>
            <w:lang w:val="pt-PT"/>
            <w14:ligatures w14:val="none"/>
            <w:rPrChange w:id="202" w:author="Wang, Hong Holly" w:date="2025-09-09T00:01:00Z" w16du:dateUtc="2025-09-09T04:01:00Z">
              <w:rPr>
                <w:rFonts w:ascii="Times New Roman" w:eastAsia="Times New Roman" w:hAnsi="Times New Roman" w:cs="Times New Roman"/>
                <w:kern w:val="0"/>
                <w14:ligatures w14:val="none"/>
              </w:rPr>
            </w:rPrChange>
          </w:rPr>
          <w:t xml:space="preserve"> B, Rodriguez N, </w:t>
        </w:r>
        <w:proofErr w:type="spellStart"/>
        <w:r w:rsidRPr="00982559">
          <w:rPr>
            <w:rFonts w:ascii="Times New Roman" w:eastAsia="Times New Roman" w:hAnsi="Times New Roman" w:cs="Times New Roman"/>
            <w:kern w:val="0"/>
            <w:lang w:val="pt-PT"/>
            <w14:ligatures w14:val="none"/>
            <w:rPrChange w:id="203" w:author="Wang, Hong Holly" w:date="2025-09-09T00:01:00Z" w16du:dateUtc="2025-09-09T04:01:00Z">
              <w:rPr>
                <w:rFonts w:ascii="Times New Roman" w:eastAsia="Times New Roman" w:hAnsi="Times New Roman" w:cs="Times New Roman"/>
                <w:kern w:val="0"/>
                <w14:ligatures w14:val="none"/>
              </w:rPr>
            </w:rPrChange>
          </w:rPr>
          <w:t>Athens</w:t>
        </w:r>
        <w:proofErr w:type="spellEnd"/>
        <w:r w:rsidRPr="00982559">
          <w:rPr>
            <w:rFonts w:ascii="Times New Roman" w:eastAsia="Times New Roman" w:hAnsi="Times New Roman" w:cs="Times New Roman"/>
            <w:kern w:val="0"/>
            <w:lang w:val="pt-PT"/>
            <w14:ligatures w14:val="none"/>
            <w:rPrChange w:id="204" w:author="Wang, Hong Holly" w:date="2025-09-09T00:01:00Z" w16du:dateUtc="2025-09-09T04:01:00Z">
              <w:rPr>
                <w:rFonts w:ascii="Times New Roman" w:eastAsia="Times New Roman" w:hAnsi="Times New Roman" w:cs="Times New Roman"/>
                <w:kern w:val="0"/>
                <w14:ligatures w14:val="none"/>
              </w:rPr>
            </w:rPrChange>
          </w:rPr>
          <w:t xml:space="preserve"> J, Abrams C, </w:t>
        </w:r>
        <w:proofErr w:type="spellStart"/>
        <w:r w:rsidRPr="00982559">
          <w:rPr>
            <w:rFonts w:ascii="Times New Roman" w:eastAsia="Times New Roman" w:hAnsi="Times New Roman" w:cs="Times New Roman"/>
            <w:kern w:val="0"/>
            <w:lang w:val="pt-PT"/>
            <w14:ligatures w14:val="none"/>
            <w:rPrChange w:id="205" w:author="Wang, Hong Holly" w:date="2025-09-09T00:01:00Z" w16du:dateUtc="2025-09-09T04:01:00Z">
              <w:rPr>
                <w:rFonts w:ascii="Times New Roman" w:eastAsia="Times New Roman" w:hAnsi="Times New Roman" w:cs="Times New Roman"/>
                <w:kern w:val="0"/>
                <w14:ligatures w14:val="none"/>
              </w:rPr>
            </w:rPrChange>
          </w:rPr>
          <w:t>Elbel</w:t>
        </w:r>
        <w:proofErr w:type="spellEnd"/>
        <w:r w:rsidRPr="00982559">
          <w:rPr>
            <w:rFonts w:ascii="Times New Roman" w:eastAsia="Times New Roman" w:hAnsi="Times New Roman" w:cs="Times New Roman"/>
            <w:kern w:val="0"/>
            <w:lang w:val="pt-PT"/>
            <w14:ligatures w14:val="none"/>
            <w:rPrChange w:id="206" w:author="Wang, Hong Holly" w:date="2025-09-09T00:01:00Z" w16du:dateUtc="2025-09-09T04:01:00Z">
              <w:rPr>
                <w:rFonts w:ascii="Times New Roman" w:eastAsia="Times New Roman" w:hAnsi="Times New Roman" w:cs="Times New Roman"/>
                <w:kern w:val="0"/>
                <w14:ligatures w14:val="none"/>
              </w:rPr>
            </w:rPrChange>
          </w:rPr>
          <w:t xml:space="preserve"> B. </w:t>
        </w:r>
        <w:r w:rsidRPr="00982559">
          <w:rPr>
            <w:rFonts w:ascii="Times New Roman" w:eastAsia="Times New Roman" w:hAnsi="Times New Roman" w:cs="Times New Roman"/>
            <w:kern w:val="0"/>
            <w:lang w:val="pt-PT"/>
            <w14:ligatures w14:val="none"/>
            <w:rPrChange w:id="207" w:author="Wang, Hong Holly" w:date="2025-09-09T00:02:00Z" w16du:dateUtc="2025-09-09T04:02:00Z">
              <w:rPr>
                <w:rFonts w:ascii="Times New Roman" w:eastAsia="Times New Roman" w:hAnsi="Times New Roman" w:cs="Times New Roman"/>
                <w:kern w:val="0"/>
                <w14:ligatures w14:val="none"/>
              </w:rPr>
            </w:rPrChange>
          </w:rPr>
          <w:t xml:space="preserve">2017. </w:t>
        </w:r>
        <w:r w:rsidRPr="00982559">
          <w:rPr>
            <w:rFonts w:ascii="Times New Roman" w:eastAsia="Times New Roman" w:hAnsi="Times New Roman" w:cs="Times New Roman"/>
            <w:kern w:val="0"/>
            <w14:ligatures w14:val="none"/>
            <w:rPrChange w:id="208" w:author="Wang, Hong Holly" w:date="2025-09-09T00:02:00Z" w16du:dateUtc="2025-09-09T04:02:00Z">
              <w:rPr>
                <w:rFonts w:ascii="Times New Roman" w:eastAsia="Times New Roman" w:hAnsi="Times New Roman" w:cs="Times New Roman"/>
                <w:b/>
                <w:bCs/>
                <w:kern w:val="0"/>
                <w:sz w:val="27"/>
                <w:szCs w:val="27"/>
                <w14:ligatures w14:val="none"/>
              </w:rPr>
            </w:rPrChange>
          </w:rPr>
          <w:t>"EBT Payment for Online Grocery Orders: A Mixed</w:t>
        </w:r>
        <w:r w:rsidRPr="00982559">
          <w:rPr>
            <w:rFonts w:ascii="Times New Roman" w:eastAsia="Times New Roman" w:hAnsi="Times New Roman" w:cs="Times New Roman"/>
            <w:kern w:val="0"/>
            <w14:ligatures w14:val="none"/>
            <w:rPrChange w:id="209" w:author="Wang, Hong Holly" w:date="2025-09-09T00:02:00Z" w16du:dateUtc="2025-09-09T04:02:00Z">
              <w:rPr>
                <w:rFonts w:ascii="Times New Roman" w:eastAsia="Times New Roman" w:hAnsi="Times New Roman" w:cs="Times New Roman"/>
                <w:b/>
                <w:bCs/>
                <w:kern w:val="0"/>
                <w:sz w:val="27"/>
                <w:szCs w:val="27"/>
                <w14:ligatures w14:val="none"/>
              </w:rPr>
            </w:rPrChange>
          </w:rPr>
          <w:noBreakHyphen/>
          <w:t>Methods Study to Understand Its Uptake among SNAP Recipients"</w:t>
        </w:r>
        <w:r w:rsidRPr="00982559">
          <w:rPr>
            <w:rFonts w:ascii="Times New Roman" w:eastAsia="Times New Roman" w:hAnsi="Times New Roman" w:cs="Times New Roman"/>
            <w:kern w:val="0"/>
            <w14:ligatures w14:val="none"/>
            <w:rPrChange w:id="210" w:author="Wang, Hong Holly" w:date="2025-09-09T00:02:00Z" w16du:dateUtc="2025-09-09T04:02:00Z">
              <w:rPr>
                <w:rFonts w:ascii="Times New Roman" w:eastAsia="Times New Roman" w:hAnsi="Times New Roman" w:cs="Times New Roman"/>
                <w:b/>
                <w:bCs/>
                <w:kern w:val="0"/>
                <w14:ligatures w14:val="none"/>
              </w:rPr>
            </w:rPrChange>
          </w:rPr>
          <w:t xml:space="preserve"> </w:t>
        </w:r>
        <w:r w:rsidRPr="00982559">
          <w:rPr>
            <w:rFonts w:ascii="Times New Roman" w:eastAsia="Times New Roman" w:hAnsi="Times New Roman" w:cs="Times New Roman"/>
            <w:i/>
            <w:iCs/>
            <w:kern w:val="0"/>
            <w14:ligatures w14:val="none"/>
          </w:rPr>
          <w:t>Journal of Nutrition Education and Behavior</w:t>
        </w:r>
        <w:r w:rsidRPr="00982559">
          <w:rPr>
            <w:rFonts w:ascii="Times New Roman" w:eastAsia="Times New Roman" w:hAnsi="Times New Roman" w:cs="Times New Roman"/>
            <w:kern w:val="0"/>
            <w14:ligatures w14:val="none"/>
          </w:rPr>
          <w:t>, November 7, 2017</w:t>
        </w:r>
      </w:ins>
      <w:ins w:id="211" w:author="Wang, Hong Holly" w:date="2025-09-09T00:03:00Z" w16du:dateUtc="2025-09-09T04:03:00Z">
        <w:r w:rsidR="00336613">
          <w:rPr>
            <w:rFonts w:ascii="Times New Roman" w:eastAsia="Times New Roman" w:hAnsi="Times New Roman" w:cs="Times New Roman"/>
            <w:kern w:val="0"/>
            <w14:ligatures w14:val="none"/>
          </w:rPr>
          <w:t xml:space="preserve">. </w:t>
        </w:r>
        <w:r w:rsidR="00336613" w:rsidRPr="00982559">
          <w:rPr>
            <w:rFonts w:ascii="Times New Roman" w:eastAsia="Times New Roman" w:hAnsi="Times New Roman" w:cs="Times New Roman"/>
            <w:kern w:val="0"/>
            <w14:ligatures w14:val="none"/>
          </w:rPr>
          <w:fldChar w:fldCharType="begin"/>
        </w:r>
        <w:r w:rsidR="00336613" w:rsidRPr="00982559">
          <w:rPr>
            <w:rFonts w:ascii="Times New Roman" w:eastAsia="Times New Roman" w:hAnsi="Times New Roman" w:cs="Times New Roman"/>
            <w:kern w:val="0"/>
            <w14:ligatures w14:val="none"/>
          </w:rPr>
          <w:instrText>HYPERLINK "https://pubmed.ncbi.nlm.nih.gov/29187304/?utm_source=chatgpt.com" \t "_blank"</w:instrText>
        </w:r>
        <w:r w:rsidR="00336613" w:rsidRPr="00982559">
          <w:rPr>
            <w:rFonts w:ascii="Times New Roman" w:eastAsia="Times New Roman" w:hAnsi="Times New Roman" w:cs="Times New Roman"/>
            <w:kern w:val="0"/>
            <w14:ligatures w14:val="none"/>
          </w:rPr>
        </w:r>
        <w:r w:rsidR="00336613" w:rsidRPr="00982559">
          <w:rPr>
            <w:rFonts w:ascii="Times New Roman" w:eastAsia="Times New Roman" w:hAnsi="Times New Roman" w:cs="Times New Roman"/>
            <w:kern w:val="0"/>
            <w14:ligatures w14:val="none"/>
          </w:rPr>
          <w:fldChar w:fldCharType="separate"/>
        </w:r>
        <w:proofErr w:type="spellStart"/>
        <w:r w:rsidR="00336613" w:rsidRPr="00982559">
          <w:rPr>
            <w:rFonts w:ascii="Times New Roman" w:eastAsia="Times New Roman" w:hAnsi="Times New Roman" w:cs="Times New Roman"/>
            <w:color w:val="0000FF"/>
            <w:kern w:val="0"/>
            <w:u w:val="single"/>
            <w14:ligatures w14:val="none"/>
          </w:rPr>
          <w:t>PubMed</w:t>
        </w:r>
        <w:r w:rsidR="00336613" w:rsidRPr="00982559">
          <w:rPr>
            <w:rFonts w:ascii="Times New Roman" w:eastAsia="Times New Roman" w:hAnsi="Times New Roman" w:cs="Times New Roman"/>
            <w:kern w:val="0"/>
            <w14:ligatures w14:val="none"/>
          </w:rPr>
          <w:fldChar w:fldCharType="end"/>
        </w:r>
        <w:r w:rsidR="00336613" w:rsidRPr="00982559">
          <w:rPr>
            <w:rFonts w:ascii="Times New Roman" w:eastAsia="Times New Roman" w:hAnsi="Times New Roman" w:cs="Times New Roman"/>
            <w:kern w:val="0"/>
            <w14:ligatures w14:val="none"/>
          </w:rPr>
          <w:fldChar w:fldCharType="begin"/>
        </w:r>
        <w:r w:rsidR="00336613" w:rsidRPr="00982559">
          <w:rPr>
            <w:rFonts w:ascii="Times New Roman" w:eastAsia="Times New Roman" w:hAnsi="Times New Roman" w:cs="Times New Roman"/>
            <w:kern w:val="0"/>
            <w14:ligatures w14:val="none"/>
          </w:rPr>
          <w:instrText>HYPERLINK "https://wagner.nyu.edu/impact/research/publications/ebt-payment-online-grocery-orders-mixed-methods-study-understand-its?utm_source=chatgpt.com" \t "_blank"</w:instrText>
        </w:r>
        <w:r w:rsidR="00336613" w:rsidRPr="00982559">
          <w:rPr>
            <w:rFonts w:ascii="Times New Roman" w:eastAsia="Times New Roman" w:hAnsi="Times New Roman" w:cs="Times New Roman"/>
            <w:kern w:val="0"/>
            <w14:ligatures w14:val="none"/>
          </w:rPr>
        </w:r>
        <w:r w:rsidR="00336613" w:rsidRPr="00982559">
          <w:rPr>
            <w:rFonts w:ascii="Times New Roman" w:eastAsia="Times New Roman" w:hAnsi="Times New Roman" w:cs="Times New Roman"/>
            <w:kern w:val="0"/>
            <w14:ligatures w14:val="none"/>
          </w:rPr>
          <w:fldChar w:fldCharType="separate"/>
        </w:r>
        <w:r w:rsidR="00336613" w:rsidRPr="00982559">
          <w:rPr>
            <w:rFonts w:ascii="Times New Roman" w:eastAsia="Times New Roman" w:hAnsi="Times New Roman" w:cs="Times New Roman"/>
            <w:color w:val="0000FF"/>
            <w:kern w:val="0"/>
            <w:u w:val="single"/>
            <w14:ligatures w14:val="none"/>
          </w:rPr>
          <w:t>NYU</w:t>
        </w:r>
        <w:proofErr w:type="spellEnd"/>
        <w:r w:rsidR="00336613" w:rsidRPr="00982559">
          <w:rPr>
            <w:rFonts w:ascii="Times New Roman" w:eastAsia="Times New Roman" w:hAnsi="Times New Roman" w:cs="Times New Roman"/>
            <w:color w:val="0000FF"/>
            <w:kern w:val="0"/>
            <w:u w:val="single"/>
            <w14:ligatures w14:val="none"/>
          </w:rPr>
          <w:t xml:space="preserve"> Wagner</w:t>
        </w:r>
        <w:r w:rsidR="00336613" w:rsidRPr="00982559">
          <w:rPr>
            <w:rFonts w:ascii="Times New Roman" w:eastAsia="Times New Roman" w:hAnsi="Times New Roman" w:cs="Times New Roman"/>
            <w:kern w:val="0"/>
            <w14:ligatures w14:val="none"/>
          </w:rPr>
          <w:fldChar w:fldCharType="end"/>
        </w:r>
      </w:ins>
    </w:p>
    <w:p w14:paraId="4312AEC4" w14:textId="77777777" w:rsidR="00336613" w:rsidRPr="00336613" w:rsidRDefault="00982559" w:rsidP="00336613">
      <w:pPr>
        <w:numPr>
          <w:ilvl w:val="0"/>
          <w:numId w:val="11"/>
        </w:numPr>
        <w:spacing w:before="100" w:beforeAutospacing="1" w:after="100" w:afterAutospacing="1" w:line="240" w:lineRule="auto"/>
        <w:outlineLvl w:val="2"/>
        <w:rPr>
          <w:ins w:id="212" w:author="Wang, Hong Holly" w:date="2025-09-09T00:03:00Z" w16du:dateUtc="2025-09-09T04:03:00Z"/>
          <w:rFonts w:ascii="Times New Roman" w:eastAsia="Times New Roman" w:hAnsi="Times New Roman" w:cs="Times New Roman"/>
          <w:b/>
          <w:bCs/>
          <w:kern w:val="0"/>
          <w14:ligatures w14:val="none"/>
          <w:rPrChange w:id="213" w:author="Wang, Hong Holly" w:date="2025-09-09T00:03:00Z" w16du:dateUtc="2025-09-09T04:03:00Z">
            <w:rPr>
              <w:ins w:id="214" w:author="Wang, Hong Holly" w:date="2025-09-09T00:03:00Z" w16du:dateUtc="2025-09-09T04:03:00Z"/>
              <w:rFonts w:ascii="Times New Roman" w:eastAsia="Times New Roman" w:hAnsi="Times New Roman" w:cs="Times New Roman"/>
              <w:kern w:val="0"/>
              <w14:ligatures w14:val="none"/>
            </w:rPr>
          </w:rPrChange>
        </w:rPr>
      </w:pPr>
      <w:ins w:id="215" w:author="Wang, Hong Holly" w:date="2025-09-09T00:01:00Z" w16du:dateUtc="2025-09-09T04:01:00Z">
        <w:r w:rsidRPr="00982559">
          <w:rPr>
            <w:rFonts w:ascii="Times New Roman" w:eastAsia="Times New Roman" w:hAnsi="Times New Roman" w:cs="Times New Roman"/>
            <w:kern w:val="0"/>
            <w14:ligatures w14:val="none"/>
          </w:rPr>
          <w:lastRenderedPageBreak/>
          <w:t xml:space="preserve">Investigates the uptake of the </w:t>
        </w:r>
        <w:r w:rsidRPr="00982559">
          <w:rPr>
            <w:rFonts w:ascii="Times New Roman" w:eastAsia="Times New Roman" w:hAnsi="Times New Roman" w:cs="Times New Roman"/>
            <w:b/>
            <w:bCs/>
            <w:kern w:val="0"/>
            <w14:ligatures w14:val="none"/>
          </w:rPr>
          <w:t>first online supermarket</w:t>
        </w:r>
        <w:r w:rsidRPr="00982559">
          <w:rPr>
            <w:rFonts w:ascii="Times New Roman" w:eastAsia="Times New Roman" w:hAnsi="Times New Roman" w:cs="Times New Roman"/>
            <w:kern w:val="0"/>
            <w14:ligatures w14:val="none"/>
          </w:rPr>
          <w:t xml:space="preserve"> accepting EBT in the South Bronx. Combines quantitative data with focus groups to identify </w:t>
        </w:r>
        <w:r w:rsidRPr="00982559">
          <w:rPr>
            <w:rFonts w:ascii="Times New Roman" w:eastAsia="Times New Roman" w:hAnsi="Times New Roman" w:cs="Times New Roman"/>
            <w:b/>
            <w:bCs/>
            <w:kern w:val="0"/>
            <w14:ligatures w14:val="none"/>
          </w:rPr>
          <w:t>barriers</w:t>
        </w:r>
        <w:r w:rsidRPr="00982559">
          <w:rPr>
            <w:rFonts w:ascii="Times New Roman" w:eastAsia="Times New Roman" w:hAnsi="Times New Roman" w:cs="Times New Roman"/>
            <w:kern w:val="0"/>
            <w14:ligatures w14:val="none"/>
          </w:rPr>
          <w:t xml:space="preserve"> (e.g., lack of control over food selection) and </w:t>
        </w:r>
        <w:r w:rsidRPr="00982559">
          <w:rPr>
            <w:rFonts w:ascii="Times New Roman" w:eastAsia="Times New Roman" w:hAnsi="Times New Roman" w:cs="Times New Roman"/>
            <w:b/>
            <w:bCs/>
            <w:kern w:val="0"/>
            <w14:ligatures w14:val="none"/>
          </w:rPr>
          <w:t>motivators</w:t>
        </w:r>
        <w:r w:rsidRPr="00982559">
          <w:rPr>
            <w:rFonts w:ascii="Times New Roman" w:eastAsia="Times New Roman" w:hAnsi="Times New Roman" w:cs="Times New Roman"/>
            <w:kern w:val="0"/>
            <w14:ligatures w14:val="none"/>
          </w:rPr>
          <w:t xml:space="preserve"> (e.g., free shipping, discounts) for online SNAP use.</w:t>
        </w:r>
      </w:ins>
    </w:p>
    <w:p w14:paraId="1FB33DE9" w14:textId="47786207" w:rsidR="00982559" w:rsidRPr="00336613" w:rsidRDefault="00982559">
      <w:pPr>
        <w:spacing w:before="100" w:beforeAutospacing="1" w:after="100" w:afterAutospacing="1" w:line="240" w:lineRule="auto"/>
        <w:ind w:left="720" w:hanging="720"/>
        <w:outlineLvl w:val="2"/>
        <w:rPr>
          <w:ins w:id="216" w:author="Wang, Hong Holly" w:date="2025-09-09T00:01:00Z" w16du:dateUtc="2025-09-09T04:01:00Z"/>
          <w:rFonts w:ascii="Times New Roman" w:eastAsia="Times New Roman" w:hAnsi="Times New Roman" w:cs="Times New Roman"/>
          <w:b/>
          <w:bCs/>
          <w:kern w:val="0"/>
          <w14:ligatures w14:val="none"/>
          <w:rPrChange w:id="217" w:author="Wang, Hong Holly" w:date="2025-09-09T00:03:00Z" w16du:dateUtc="2025-09-09T04:03:00Z">
            <w:rPr>
              <w:ins w:id="218" w:author="Wang, Hong Holly" w:date="2025-09-09T00:01:00Z" w16du:dateUtc="2025-09-09T04:01:00Z"/>
              <w:rFonts w:ascii="Times New Roman" w:eastAsia="Times New Roman" w:hAnsi="Times New Roman" w:cs="Times New Roman"/>
              <w:b/>
              <w:bCs/>
              <w:kern w:val="0"/>
              <w:sz w:val="27"/>
              <w:szCs w:val="27"/>
              <w14:ligatures w14:val="none"/>
            </w:rPr>
          </w:rPrChange>
        </w:rPr>
        <w:pPrChange w:id="219" w:author="Wang, Hong Holly" w:date="2025-09-09T00:03:00Z" w16du:dateUtc="2025-09-09T04:03:00Z">
          <w:pPr>
            <w:spacing w:before="100" w:beforeAutospacing="1" w:after="100" w:afterAutospacing="1" w:line="240" w:lineRule="auto"/>
            <w:outlineLvl w:val="2"/>
          </w:pPr>
        </w:pPrChange>
      </w:pPr>
      <w:ins w:id="220" w:author="Wang, Hong Holly" w:date="2025-09-09T00:01:00Z" w16du:dateUtc="2025-09-09T04:01:00Z">
        <w:r w:rsidRPr="00336613">
          <w:rPr>
            <w:rFonts w:ascii="Times New Roman" w:eastAsia="Times New Roman" w:hAnsi="Times New Roman" w:cs="Times New Roman"/>
            <w:b/>
            <w:bCs/>
            <w:kern w:val="0"/>
            <w14:ligatures w14:val="none"/>
            <w:rPrChange w:id="221" w:author="Wang, Hong Holly" w:date="2025-09-09T00:03:00Z" w16du:dateUtc="2025-09-09T04:03:00Z">
              <w:rPr>
                <w:rFonts w:ascii="Times New Roman" w:eastAsia="Times New Roman" w:hAnsi="Times New Roman" w:cs="Times New Roman"/>
                <w:b/>
                <w:bCs/>
                <w:kern w:val="0"/>
                <w:sz w:val="27"/>
                <w:szCs w:val="27"/>
                <w14:ligatures w14:val="none"/>
              </w:rPr>
            </w:rPrChange>
          </w:rPr>
          <w:t xml:space="preserve">2. </w:t>
        </w:r>
      </w:ins>
      <w:ins w:id="222" w:author="Wang, Hong Holly" w:date="2025-09-09T00:03:00Z" w16du:dateUtc="2025-09-09T04:03:00Z">
        <w:r w:rsidR="00336613" w:rsidRPr="00982559">
          <w:rPr>
            <w:rFonts w:ascii="Times New Roman" w:eastAsia="Times New Roman" w:hAnsi="Times New Roman" w:cs="Times New Roman"/>
            <w:kern w:val="0"/>
            <w14:ligatures w14:val="none"/>
          </w:rPr>
          <w:t xml:space="preserve">Foster, </w:t>
        </w:r>
        <w:proofErr w:type="spellStart"/>
        <w:r w:rsidR="00336613" w:rsidRPr="00982559">
          <w:rPr>
            <w:rFonts w:ascii="Times New Roman" w:eastAsia="Times New Roman" w:hAnsi="Times New Roman" w:cs="Times New Roman"/>
            <w:kern w:val="0"/>
            <w14:ligatures w14:val="none"/>
          </w:rPr>
          <w:t>LeBoa</w:t>
        </w:r>
        <w:proofErr w:type="spellEnd"/>
        <w:r w:rsidR="00336613" w:rsidRPr="00982559">
          <w:rPr>
            <w:rFonts w:ascii="Times New Roman" w:eastAsia="Times New Roman" w:hAnsi="Times New Roman" w:cs="Times New Roman"/>
            <w:kern w:val="0"/>
            <w14:ligatures w14:val="none"/>
          </w:rPr>
          <w:t xml:space="preserve">, Hoffs, Polselli et al., </w:t>
        </w:r>
        <w:r w:rsidR="00336613" w:rsidRPr="00336613">
          <w:rPr>
            <w:rFonts w:ascii="Times New Roman" w:eastAsia="Times New Roman" w:hAnsi="Times New Roman" w:cs="Times New Roman"/>
            <w:kern w:val="0"/>
            <w14:ligatures w14:val="none"/>
          </w:rPr>
          <w:t xml:space="preserve">2023 </w:t>
        </w:r>
      </w:ins>
      <w:ins w:id="223" w:author="Wang, Hong Holly" w:date="2025-09-09T00:01:00Z" w16du:dateUtc="2025-09-09T04:01:00Z">
        <w:r w:rsidRPr="00336613">
          <w:rPr>
            <w:rFonts w:ascii="Times New Roman" w:eastAsia="Times New Roman" w:hAnsi="Times New Roman" w:cs="Times New Roman"/>
            <w:kern w:val="0"/>
            <w14:ligatures w14:val="none"/>
            <w:rPrChange w:id="224" w:author="Wang, Hong Holly" w:date="2025-09-09T00:05:00Z" w16du:dateUtc="2025-09-09T04:05:00Z">
              <w:rPr>
                <w:rFonts w:ascii="Times New Roman" w:eastAsia="Times New Roman" w:hAnsi="Times New Roman" w:cs="Times New Roman"/>
                <w:b/>
                <w:bCs/>
                <w:kern w:val="0"/>
                <w:sz w:val="27"/>
                <w:szCs w:val="27"/>
                <w14:ligatures w14:val="none"/>
              </w:rPr>
            </w:rPrChange>
          </w:rPr>
          <w:t>"An Analysis of SNAP Online Purchasing Behavior in California: A Review of the First 7 Months of Program Implementation and Lessons Learned"</w:t>
        </w:r>
      </w:ins>
      <w:ins w:id="225" w:author="Wang, Hong Holly" w:date="2025-09-09T00:04:00Z" w16du:dateUtc="2025-09-09T04:04:00Z">
        <w:r w:rsidR="00336613" w:rsidRPr="00336613">
          <w:rPr>
            <w:rFonts w:ascii="Times New Roman" w:eastAsia="Times New Roman" w:hAnsi="Times New Roman" w:cs="Times New Roman"/>
            <w:kern w:val="0"/>
            <w14:ligatures w14:val="none"/>
            <w:rPrChange w:id="226" w:author="Wang, Hong Holly" w:date="2025-09-09T00:05:00Z" w16du:dateUtc="2025-09-09T04:05:00Z">
              <w:rPr>
                <w:rFonts w:ascii="Times New Roman" w:eastAsia="Times New Roman" w:hAnsi="Times New Roman" w:cs="Times New Roman"/>
                <w:b/>
                <w:bCs/>
                <w:kern w:val="0"/>
                <w14:ligatures w14:val="none"/>
              </w:rPr>
            </w:rPrChange>
          </w:rPr>
          <w:t xml:space="preserve"> </w:t>
        </w:r>
      </w:ins>
      <w:ins w:id="227" w:author="Wang, Hong Holly" w:date="2025-09-09T00:04:00Z">
        <w:r w:rsidR="00336613" w:rsidRPr="00336613">
          <w:rPr>
            <w:rFonts w:ascii="Times New Roman" w:eastAsia="Times New Roman" w:hAnsi="Times New Roman" w:cs="Times New Roman"/>
            <w:kern w:val="0"/>
            <w14:ligatures w14:val="none"/>
            <w:rPrChange w:id="228" w:author="Wang, Hong Holly" w:date="2025-09-09T00:05:00Z" w16du:dateUtc="2025-09-09T04:05:00Z">
              <w:rPr>
                <w:rFonts w:ascii="Times New Roman" w:eastAsia="Times New Roman" w:hAnsi="Times New Roman" w:cs="Times New Roman"/>
                <w:b/>
                <w:bCs/>
                <w:kern w:val="0"/>
                <w14:ligatures w14:val="none"/>
              </w:rPr>
            </w:rPrChange>
          </w:rPr>
          <w:t xml:space="preserve">Am J Health </w:t>
        </w:r>
        <w:proofErr w:type="spellStart"/>
        <w:r w:rsidR="00336613" w:rsidRPr="00336613">
          <w:rPr>
            <w:rFonts w:ascii="Times New Roman" w:eastAsia="Times New Roman" w:hAnsi="Times New Roman" w:cs="Times New Roman"/>
            <w:kern w:val="0"/>
            <w14:ligatures w14:val="none"/>
            <w:rPrChange w:id="229" w:author="Wang, Hong Holly" w:date="2025-09-09T00:05:00Z" w16du:dateUtc="2025-09-09T04:05:00Z">
              <w:rPr>
                <w:rFonts w:ascii="Times New Roman" w:eastAsia="Times New Roman" w:hAnsi="Times New Roman" w:cs="Times New Roman"/>
                <w:b/>
                <w:bCs/>
                <w:kern w:val="0"/>
                <w14:ligatures w14:val="none"/>
              </w:rPr>
            </w:rPrChange>
          </w:rPr>
          <w:t>Promot</w:t>
        </w:r>
        <w:proofErr w:type="spellEnd"/>
        <w:r w:rsidR="00336613" w:rsidRPr="00336613">
          <w:rPr>
            <w:rFonts w:ascii="Times New Roman" w:eastAsia="Times New Roman" w:hAnsi="Times New Roman" w:cs="Times New Roman"/>
            <w:kern w:val="0"/>
            <w14:ligatures w14:val="none"/>
            <w:rPrChange w:id="230" w:author="Wang, Hong Holly" w:date="2025-09-09T00:05:00Z" w16du:dateUtc="2025-09-09T04:05:00Z">
              <w:rPr>
                <w:rFonts w:ascii="Times New Roman" w:eastAsia="Times New Roman" w:hAnsi="Times New Roman" w:cs="Times New Roman"/>
                <w:b/>
                <w:bCs/>
                <w:kern w:val="0"/>
                <w14:ligatures w14:val="none"/>
              </w:rPr>
            </w:rPrChange>
          </w:rPr>
          <w:t>. 37(3):333-344.</w:t>
        </w:r>
      </w:ins>
      <w:ins w:id="231" w:author="Wang, Hong Holly" w:date="2025-09-09T00:04:00Z" w16du:dateUtc="2025-09-09T04:04:00Z">
        <w:r w:rsidR="00336613" w:rsidRPr="00336613">
          <w:rPr>
            <w:rFonts w:ascii="Times New Roman" w:eastAsia="Times New Roman" w:hAnsi="Times New Roman" w:cs="Times New Roman"/>
            <w:kern w:val="0"/>
            <w14:ligatures w14:val="none"/>
            <w:rPrChange w:id="232" w:author="Wang, Hong Holly" w:date="2025-09-09T00:05:00Z" w16du:dateUtc="2025-09-09T04:05:00Z">
              <w:rPr>
                <w:rFonts w:ascii="Times New Roman" w:eastAsia="Times New Roman" w:hAnsi="Times New Roman" w:cs="Times New Roman"/>
                <w:b/>
                <w:bCs/>
                <w:kern w:val="0"/>
                <w14:ligatures w14:val="none"/>
              </w:rPr>
            </w:rPrChange>
          </w:rPr>
          <w:t xml:space="preserve"> </w:t>
        </w:r>
      </w:ins>
      <w:proofErr w:type="spellStart"/>
      <w:ins w:id="233" w:author="Wang, Hong Holly" w:date="2025-09-09T00:04:00Z">
        <w:r w:rsidR="00336613" w:rsidRPr="00336613">
          <w:rPr>
            <w:rFonts w:ascii="Times New Roman" w:eastAsia="Times New Roman" w:hAnsi="Times New Roman" w:cs="Times New Roman"/>
            <w:kern w:val="0"/>
            <w14:ligatures w14:val="none"/>
            <w:rPrChange w:id="234" w:author="Wang, Hong Holly" w:date="2025-09-09T00:05:00Z" w16du:dateUtc="2025-09-09T04:05:00Z">
              <w:rPr>
                <w:rFonts w:ascii="Times New Roman" w:eastAsia="Times New Roman" w:hAnsi="Times New Roman" w:cs="Times New Roman"/>
                <w:b/>
                <w:bCs/>
                <w:kern w:val="0"/>
                <w14:ligatures w14:val="none"/>
              </w:rPr>
            </w:rPrChange>
          </w:rPr>
          <w:t>doi</w:t>
        </w:r>
        <w:proofErr w:type="spellEnd"/>
        <w:r w:rsidR="00336613" w:rsidRPr="00336613">
          <w:rPr>
            <w:rFonts w:ascii="Times New Roman" w:eastAsia="Times New Roman" w:hAnsi="Times New Roman" w:cs="Times New Roman"/>
            <w:kern w:val="0"/>
            <w14:ligatures w14:val="none"/>
            <w:rPrChange w:id="235" w:author="Wang, Hong Holly" w:date="2025-09-09T00:05:00Z" w16du:dateUtc="2025-09-09T04:05:00Z">
              <w:rPr>
                <w:rFonts w:ascii="Times New Roman" w:eastAsia="Times New Roman" w:hAnsi="Times New Roman" w:cs="Times New Roman"/>
                <w:b/>
                <w:bCs/>
                <w:kern w:val="0"/>
                <w14:ligatures w14:val="none"/>
              </w:rPr>
            </w:rPrChange>
          </w:rPr>
          <w:t>: 10.1177/08901171221131194. </w:t>
        </w:r>
        <w:proofErr w:type="spellStart"/>
        <w:r w:rsidR="00336613" w:rsidRPr="00336613">
          <w:rPr>
            <w:rFonts w:ascii="Times New Roman" w:eastAsia="Times New Roman" w:hAnsi="Times New Roman" w:cs="Times New Roman"/>
            <w:kern w:val="0"/>
            <w14:ligatures w14:val="none"/>
            <w:rPrChange w:id="236" w:author="Wang, Hong Holly" w:date="2025-09-09T00:05:00Z" w16du:dateUtc="2025-09-09T04:05:00Z">
              <w:rPr>
                <w:rFonts w:ascii="Times New Roman" w:eastAsia="Times New Roman" w:hAnsi="Times New Roman" w:cs="Times New Roman"/>
                <w:b/>
                <w:bCs/>
                <w:kern w:val="0"/>
                <w14:ligatures w14:val="none"/>
              </w:rPr>
            </w:rPrChange>
          </w:rPr>
          <w:t>Epub</w:t>
        </w:r>
        <w:proofErr w:type="spellEnd"/>
        <w:r w:rsidR="00336613" w:rsidRPr="00336613">
          <w:rPr>
            <w:rFonts w:ascii="Times New Roman" w:eastAsia="Times New Roman" w:hAnsi="Times New Roman" w:cs="Times New Roman"/>
            <w:kern w:val="0"/>
            <w14:ligatures w14:val="none"/>
            <w:rPrChange w:id="237" w:author="Wang, Hong Holly" w:date="2025-09-09T00:05:00Z" w16du:dateUtc="2025-09-09T04:05:00Z">
              <w:rPr>
                <w:rFonts w:ascii="Times New Roman" w:eastAsia="Times New Roman" w:hAnsi="Times New Roman" w:cs="Times New Roman"/>
                <w:b/>
                <w:bCs/>
                <w:kern w:val="0"/>
                <w14:ligatures w14:val="none"/>
              </w:rPr>
            </w:rPrChange>
          </w:rPr>
          <w:t xml:space="preserve"> 2022 Oct 15</w:t>
        </w:r>
      </w:ins>
      <w:ins w:id="238" w:author="Wang, Hong Holly" w:date="2025-09-09T00:04:00Z" w16du:dateUtc="2025-09-09T04:04:00Z">
        <w:r w:rsidR="00336613" w:rsidRPr="00336613">
          <w:rPr>
            <w:rFonts w:ascii="Times New Roman" w:eastAsia="Times New Roman" w:hAnsi="Times New Roman" w:cs="Times New Roman"/>
            <w:kern w:val="0"/>
            <w14:ligatures w14:val="none"/>
            <w:rPrChange w:id="239" w:author="Wang, Hong Holly" w:date="2025-09-09T00:05:00Z" w16du:dateUtc="2025-09-09T04:05:00Z">
              <w:rPr>
                <w:rFonts w:ascii="Times New Roman" w:eastAsia="Times New Roman" w:hAnsi="Times New Roman" w:cs="Times New Roman"/>
                <w:b/>
                <w:bCs/>
                <w:kern w:val="0"/>
                <w14:ligatures w14:val="none"/>
              </w:rPr>
            </w:rPrChange>
          </w:rPr>
          <w:t xml:space="preserve"> </w:t>
        </w:r>
        <w:r w:rsidR="00336613" w:rsidRPr="00336613">
          <w:rPr>
            <w:rFonts w:ascii="Times New Roman" w:eastAsia="Times New Roman" w:hAnsi="Times New Roman" w:cs="Times New Roman"/>
            <w:kern w:val="0"/>
            <w14:ligatures w14:val="none"/>
          </w:rPr>
          <w:fldChar w:fldCharType="begin"/>
        </w:r>
        <w:r w:rsidR="00336613" w:rsidRPr="00336613">
          <w:rPr>
            <w:rFonts w:ascii="Times New Roman" w:eastAsia="Times New Roman" w:hAnsi="Times New Roman" w:cs="Times New Roman"/>
            <w:kern w:val="0"/>
            <w14:ligatures w14:val="none"/>
          </w:rPr>
          <w:instrText>HYPERLINK "https://pubmed.ncbi.nlm.nih.gov/36250387/?utm_source=chatgpt.com" \t "_blank"</w:instrText>
        </w:r>
        <w:r w:rsidR="00336613" w:rsidRPr="00336613">
          <w:rPr>
            <w:rFonts w:ascii="Times New Roman" w:eastAsia="Times New Roman" w:hAnsi="Times New Roman" w:cs="Times New Roman"/>
            <w:kern w:val="0"/>
            <w14:ligatures w14:val="none"/>
          </w:rPr>
        </w:r>
        <w:r w:rsidR="00336613" w:rsidRPr="00336613">
          <w:rPr>
            <w:rFonts w:ascii="Times New Roman" w:eastAsia="Times New Roman" w:hAnsi="Times New Roman" w:cs="Times New Roman"/>
            <w:kern w:val="0"/>
            <w14:ligatures w14:val="none"/>
          </w:rPr>
          <w:fldChar w:fldCharType="separate"/>
        </w:r>
        <w:r w:rsidR="00336613" w:rsidRPr="00336613">
          <w:rPr>
            <w:rFonts w:ascii="Times New Roman" w:eastAsia="Times New Roman" w:hAnsi="Times New Roman" w:cs="Times New Roman"/>
            <w:color w:val="0000FF"/>
            <w:kern w:val="0"/>
            <w:u w:val="single"/>
            <w14:ligatures w14:val="none"/>
          </w:rPr>
          <w:t>PubMed</w:t>
        </w:r>
        <w:r w:rsidR="00336613" w:rsidRPr="00336613">
          <w:rPr>
            <w:rFonts w:ascii="Times New Roman" w:eastAsia="Times New Roman" w:hAnsi="Times New Roman" w:cs="Times New Roman"/>
            <w:kern w:val="0"/>
            <w14:ligatures w14:val="none"/>
          </w:rPr>
          <w:fldChar w:fldCharType="end"/>
        </w:r>
      </w:ins>
    </w:p>
    <w:p w14:paraId="37178480" w14:textId="77777777" w:rsidR="00336613" w:rsidRDefault="00982559" w:rsidP="00336613">
      <w:pPr>
        <w:numPr>
          <w:ilvl w:val="0"/>
          <w:numId w:val="12"/>
        </w:numPr>
        <w:spacing w:before="100" w:beforeAutospacing="1" w:after="100" w:afterAutospacing="1" w:line="240" w:lineRule="auto"/>
        <w:outlineLvl w:val="2"/>
        <w:rPr>
          <w:ins w:id="240" w:author="Wang, Hong Holly" w:date="2025-09-09T00:05:00Z" w16du:dateUtc="2025-09-09T04:05:00Z"/>
          <w:rFonts w:ascii="Times New Roman" w:eastAsia="Times New Roman" w:hAnsi="Times New Roman" w:cs="Times New Roman"/>
          <w:b/>
          <w:bCs/>
          <w:kern w:val="0"/>
          <w14:ligatures w14:val="none"/>
        </w:rPr>
      </w:pPr>
      <w:ins w:id="241" w:author="Wang, Hong Holly" w:date="2025-09-09T00:01:00Z" w16du:dateUtc="2025-09-09T04:01:00Z">
        <w:r w:rsidRPr="00336613">
          <w:rPr>
            <w:rFonts w:ascii="Times New Roman" w:eastAsia="Times New Roman" w:hAnsi="Times New Roman" w:cs="Times New Roman"/>
            <w:kern w:val="0"/>
            <w14:ligatures w14:val="none"/>
          </w:rPr>
          <w:t>Uses county</w:t>
        </w:r>
        <w:r w:rsidRPr="00336613">
          <w:rPr>
            <w:rFonts w:ascii="Times New Roman" w:eastAsia="Times New Roman" w:hAnsi="Times New Roman" w:cs="Times New Roman"/>
            <w:kern w:val="0"/>
            <w14:ligatures w14:val="none"/>
          </w:rPr>
          <w:noBreakHyphen/>
          <w:t xml:space="preserve">level transaction data from California’s rollout of the SNAP Online Purchasing Pilot (April–October 2020). </w:t>
        </w:r>
        <w:proofErr w:type="gramStart"/>
        <w:r w:rsidRPr="00336613">
          <w:rPr>
            <w:rFonts w:ascii="Times New Roman" w:eastAsia="Times New Roman" w:hAnsi="Times New Roman" w:cs="Times New Roman"/>
            <w:kern w:val="0"/>
            <w14:ligatures w14:val="none"/>
          </w:rPr>
          <w:t>Models</w:t>
        </w:r>
        <w:proofErr w:type="gramEnd"/>
        <w:r w:rsidRPr="00336613">
          <w:rPr>
            <w:rFonts w:ascii="Times New Roman" w:eastAsia="Times New Roman" w:hAnsi="Times New Roman" w:cs="Times New Roman"/>
            <w:kern w:val="0"/>
            <w14:ligatures w14:val="none"/>
          </w:rPr>
          <w:t xml:space="preserve"> associations between online SNAP redemption and county characteristics (demographics, rurality, retailer availability).</w:t>
        </w:r>
        <w:r w:rsidRPr="00336613">
          <w:rPr>
            <w:rFonts w:ascii="Times New Roman" w:eastAsia="Times New Roman" w:hAnsi="Times New Roman" w:cs="Times New Roman"/>
            <w:kern w:val="0"/>
            <w14:ligatures w14:val="none"/>
          </w:rPr>
          <w:br/>
        </w:r>
      </w:ins>
    </w:p>
    <w:p w14:paraId="3645968F" w14:textId="463BCD37" w:rsidR="00982559" w:rsidRPr="00336613" w:rsidRDefault="00982559">
      <w:pPr>
        <w:spacing w:before="100" w:beforeAutospacing="1" w:after="100" w:afterAutospacing="1" w:line="240" w:lineRule="auto"/>
        <w:outlineLvl w:val="2"/>
        <w:rPr>
          <w:ins w:id="242" w:author="Wang, Hong Holly" w:date="2025-09-09T00:01:00Z" w16du:dateUtc="2025-09-09T04:01:00Z"/>
          <w:rFonts w:ascii="Times New Roman" w:eastAsia="Times New Roman" w:hAnsi="Times New Roman" w:cs="Times New Roman"/>
          <w:kern w:val="0"/>
          <w14:ligatures w14:val="none"/>
          <w:rPrChange w:id="243" w:author="Wang, Hong Holly" w:date="2025-09-09T00:06:00Z" w16du:dateUtc="2025-09-09T04:06:00Z">
            <w:rPr>
              <w:ins w:id="244" w:author="Wang, Hong Holly" w:date="2025-09-09T00:01:00Z" w16du:dateUtc="2025-09-09T04:01:00Z"/>
              <w:rFonts w:ascii="Times New Roman" w:eastAsia="Times New Roman" w:hAnsi="Times New Roman" w:cs="Times New Roman"/>
              <w:b/>
              <w:bCs/>
              <w:kern w:val="0"/>
              <w14:ligatures w14:val="none"/>
            </w:rPr>
          </w:rPrChange>
        </w:rPr>
        <w:pPrChange w:id="245" w:author="Wang, Hong Holly" w:date="2025-09-09T00:05:00Z" w16du:dateUtc="2025-09-09T04:05:00Z">
          <w:pPr>
            <w:spacing w:before="100" w:beforeAutospacing="1" w:after="100" w:afterAutospacing="1" w:line="240" w:lineRule="auto"/>
            <w:outlineLvl w:val="3"/>
          </w:pPr>
        </w:pPrChange>
      </w:pPr>
      <w:ins w:id="246" w:author="Wang, Hong Holly" w:date="2025-09-09T00:01:00Z" w16du:dateUtc="2025-09-09T04:01:00Z">
        <w:r w:rsidRPr="00336613">
          <w:rPr>
            <w:rFonts w:ascii="Times New Roman" w:eastAsia="Times New Roman" w:hAnsi="Times New Roman" w:cs="Times New Roman"/>
            <w:kern w:val="0"/>
            <w14:ligatures w14:val="none"/>
            <w:rPrChange w:id="247" w:author="Wang, Hong Holly" w:date="2025-09-09T00:06:00Z" w16du:dateUtc="2025-09-09T04:06:00Z">
              <w:rPr>
                <w:rFonts w:ascii="Times New Roman" w:eastAsia="Times New Roman" w:hAnsi="Times New Roman" w:cs="Times New Roman"/>
                <w:b/>
                <w:bCs/>
                <w:kern w:val="0"/>
                <w:sz w:val="27"/>
                <w:szCs w:val="27"/>
                <w14:ligatures w14:val="none"/>
              </w:rPr>
            </w:rPrChange>
          </w:rPr>
          <w:t xml:space="preserve">3. </w:t>
        </w:r>
      </w:ins>
      <w:ins w:id="248" w:author="Wang, Hong Holly" w:date="2025-09-09T00:07:00Z">
        <w:r w:rsidR="00336613" w:rsidRPr="00336613">
          <w:rPr>
            <w:rFonts w:ascii="Times New Roman" w:eastAsia="Times New Roman" w:hAnsi="Times New Roman" w:cs="Times New Roman"/>
            <w:kern w:val="0"/>
            <w14:ligatures w14:val="none"/>
          </w:rPr>
          <w:t> </w:t>
        </w:r>
        <w:r w:rsidR="00336613" w:rsidRPr="00336613">
          <w:rPr>
            <w:rFonts w:ascii="Times New Roman" w:eastAsia="Times New Roman" w:hAnsi="Times New Roman" w:cs="Times New Roman"/>
            <w:kern w:val="0"/>
            <w14:ligatures w14:val="none"/>
          </w:rPr>
          <w:fldChar w:fldCharType="begin"/>
        </w:r>
        <w:r w:rsidR="00336613" w:rsidRPr="00336613">
          <w:rPr>
            <w:rFonts w:ascii="Times New Roman" w:eastAsia="Times New Roman" w:hAnsi="Times New Roman" w:cs="Times New Roman"/>
            <w:kern w:val="0"/>
            <w14:ligatures w14:val="none"/>
          </w:rPr>
          <w:instrText>HYPERLINK "https://www.ers.usda.gov/authors/ers-staff-directory/jordan-jones"</w:instrText>
        </w:r>
        <w:r w:rsidR="00336613" w:rsidRPr="00336613">
          <w:rPr>
            <w:rFonts w:ascii="Times New Roman" w:eastAsia="Times New Roman" w:hAnsi="Times New Roman" w:cs="Times New Roman"/>
            <w:kern w:val="0"/>
            <w14:ligatures w14:val="none"/>
          </w:rPr>
        </w:r>
        <w:r w:rsidR="00336613" w:rsidRPr="00336613">
          <w:rPr>
            <w:rFonts w:ascii="Times New Roman" w:eastAsia="Times New Roman" w:hAnsi="Times New Roman" w:cs="Times New Roman"/>
            <w:kern w:val="0"/>
            <w14:ligatures w14:val="none"/>
          </w:rPr>
          <w:fldChar w:fldCharType="separate"/>
        </w:r>
        <w:r w:rsidR="00336613" w:rsidRPr="00336613">
          <w:rPr>
            <w:rStyle w:val="Hyperlink"/>
            <w:rFonts w:ascii="Times New Roman" w:eastAsia="Times New Roman" w:hAnsi="Times New Roman" w:cs="Times New Roman"/>
            <w:kern w:val="0"/>
            <w14:ligatures w14:val="none"/>
          </w:rPr>
          <w:t>Jordan W. Jones</w:t>
        </w:r>
      </w:ins>
      <w:ins w:id="249" w:author="Wang, Hong Holly" w:date="2025-09-09T00:07:00Z" w16du:dateUtc="2025-09-09T04:07:00Z">
        <w:r w:rsidR="00336613" w:rsidRPr="00336613">
          <w:rPr>
            <w:rFonts w:ascii="Times New Roman" w:eastAsia="Times New Roman" w:hAnsi="Times New Roman" w:cs="Times New Roman"/>
            <w:kern w:val="0"/>
            <w14:ligatures w14:val="none"/>
          </w:rPr>
          <w:fldChar w:fldCharType="end"/>
        </w:r>
      </w:ins>
      <w:ins w:id="250" w:author="Wang, Hong Holly" w:date="2025-09-09T00:07:00Z">
        <w:r w:rsidR="00336613" w:rsidRPr="00336613">
          <w:rPr>
            <w:rFonts w:ascii="Times New Roman" w:eastAsia="Times New Roman" w:hAnsi="Times New Roman" w:cs="Times New Roman"/>
            <w:kern w:val="0"/>
            <w14:ligatures w14:val="none"/>
          </w:rPr>
          <w:t xml:space="preserve">, Kyle Jones, Andrea M. </w:t>
        </w:r>
        <w:proofErr w:type="spellStart"/>
        <w:r w:rsidR="00336613" w:rsidRPr="00336613">
          <w:rPr>
            <w:rFonts w:ascii="Times New Roman" w:eastAsia="Times New Roman" w:hAnsi="Times New Roman" w:cs="Times New Roman"/>
            <w:kern w:val="0"/>
            <w14:ligatures w14:val="none"/>
          </w:rPr>
          <w:t>Leschewski</w:t>
        </w:r>
        <w:proofErr w:type="spellEnd"/>
        <w:r w:rsidR="00336613" w:rsidRPr="00336613">
          <w:rPr>
            <w:rFonts w:ascii="Times New Roman" w:eastAsia="Times New Roman" w:hAnsi="Times New Roman" w:cs="Times New Roman"/>
            <w:kern w:val="0"/>
            <w14:ligatures w14:val="none"/>
          </w:rPr>
          <w:t xml:space="preserve"> and Grace Melo</w:t>
        </w:r>
      </w:ins>
      <w:ins w:id="251" w:author="Wang, Hong Holly" w:date="2025-09-09T00:07:00Z" w16du:dateUtc="2025-09-09T04:07:00Z">
        <w:r w:rsidR="00336613">
          <w:rPr>
            <w:rFonts w:ascii="Times New Roman" w:eastAsia="Times New Roman" w:hAnsi="Times New Roman" w:cs="Times New Roman"/>
            <w:kern w:val="0"/>
            <w14:ligatures w14:val="none"/>
          </w:rPr>
          <w:t>. 2024.</w:t>
        </w:r>
      </w:ins>
      <w:ins w:id="252" w:author="Wang, Hong Holly" w:date="2025-09-09T00:05:00Z" w16du:dateUtc="2025-09-09T04:05:00Z">
        <w:r w:rsidR="00336613" w:rsidRPr="00336613">
          <w:rPr>
            <w:rFonts w:ascii="Times New Roman" w:eastAsia="Times New Roman" w:hAnsi="Times New Roman" w:cs="Times New Roman"/>
            <w:kern w:val="0"/>
            <w14:ligatures w14:val="none"/>
            <w:rPrChange w:id="253" w:author="Wang, Hong Holly" w:date="2025-09-09T00:06:00Z" w16du:dateUtc="2025-09-09T04:06:00Z">
              <w:rPr>
                <w:rFonts w:ascii="Times New Roman" w:eastAsia="Times New Roman" w:hAnsi="Times New Roman" w:cs="Times New Roman"/>
                <w:b/>
                <w:bCs/>
                <w:kern w:val="0"/>
                <w14:ligatures w14:val="none"/>
              </w:rPr>
            </w:rPrChange>
          </w:rPr>
          <w:t xml:space="preserve"> </w:t>
        </w:r>
      </w:ins>
      <w:ins w:id="254" w:author="Wang, Hong Holly" w:date="2025-09-09T00:01:00Z" w16du:dateUtc="2025-09-09T04:01:00Z">
        <w:r w:rsidRPr="00336613">
          <w:rPr>
            <w:rFonts w:ascii="Times New Roman" w:eastAsia="Times New Roman" w:hAnsi="Times New Roman" w:cs="Times New Roman"/>
            <w:kern w:val="0"/>
            <w14:ligatures w14:val="none"/>
            <w:rPrChange w:id="255" w:author="Wang, Hong Holly" w:date="2025-09-09T00:06:00Z" w16du:dateUtc="2025-09-09T04:06:00Z">
              <w:rPr>
                <w:rFonts w:ascii="Times New Roman" w:eastAsia="Times New Roman" w:hAnsi="Times New Roman" w:cs="Times New Roman"/>
                <w:b/>
                <w:bCs/>
                <w:kern w:val="0"/>
                <w14:ligatures w14:val="none"/>
              </w:rPr>
            </w:rPrChange>
          </w:rPr>
          <w:t>"SNAP Online Purchasing Pilot Reduced Food Insufficiency Among Low</w:t>
        </w:r>
        <w:r w:rsidRPr="00336613">
          <w:rPr>
            <w:rFonts w:ascii="Times New Roman" w:eastAsia="Times New Roman" w:hAnsi="Times New Roman" w:cs="Times New Roman"/>
            <w:kern w:val="0"/>
            <w14:ligatures w14:val="none"/>
            <w:rPrChange w:id="256" w:author="Wang, Hong Holly" w:date="2025-09-09T00:06:00Z" w16du:dateUtc="2025-09-09T04:06:00Z">
              <w:rPr>
                <w:rFonts w:ascii="Times New Roman" w:eastAsia="Times New Roman" w:hAnsi="Times New Roman" w:cs="Times New Roman"/>
                <w:b/>
                <w:bCs/>
                <w:kern w:val="0"/>
                <w14:ligatures w14:val="none"/>
              </w:rPr>
            </w:rPrChange>
          </w:rPr>
          <w:noBreakHyphen/>
          <w:t>Income Households During Early Pandemic"</w:t>
        </w:r>
      </w:ins>
      <w:ins w:id="257" w:author="Wang, Hong Holly" w:date="2025-09-09T00:06:00Z" w16du:dateUtc="2025-09-09T04:06:00Z">
        <w:r w:rsidR="00336613">
          <w:rPr>
            <w:rFonts w:ascii="Times New Roman" w:eastAsia="Times New Roman" w:hAnsi="Times New Roman" w:cs="Times New Roman"/>
            <w:kern w:val="0"/>
            <w14:ligatures w14:val="none"/>
          </w:rPr>
          <w:t>, Amber Waves,</w:t>
        </w:r>
      </w:ins>
      <w:ins w:id="258" w:author="Wang, Hong Holly" w:date="2025-09-09T00:05:00Z" w16du:dateUtc="2025-09-09T04:05:00Z">
        <w:r w:rsidR="00336613" w:rsidRPr="00336613">
          <w:rPr>
            <w:rFonts w:ascii="Times New Roman" w:eastAsia="Times New Roman" w:hAnsi="Times New Roman" w:cs="Times New Roman"/>
            <w:kern w:val="0"/>
            <w14:ligatures w14:val="none"/>
            <w:rPrChange w:id="259" w:author="Wang, Hong Holly" w:date="2025-09-09T00:06:00Z" w16du:dateUtc="2025-09-09T04:06:00Z">
              <w:rPr>
                <w:rFonts w:ascii="Times New Roman" w:eastAsia="Times New Roman" w:hAnsi="Times New Roman" w:cs="Times New Roman"/>
                <w:b/>
                <w:bCs/>
                <w:kern w:val="0"/>
                <w14:ligatures w14:val="none"/>
              </w:rPr>
            </w:rPrChange>
          </w:rPr>
          <w:t xml:space="preserve"> USDA </w:t>
        </w:r>
      </w:ins>
      <w:ins w:id="260" w:author="Wang, Hong Holly" w:date="2025-09-09T00:07:00Z" w16du:dateUtc="2025-09-09T04:07:00Z">
        <w:r w:rsidR="00336613" w:rsidRPr="00982559">
          <w:rPr>
            <w:rFonts w:ascii="Times New Roman" w:eastAsia="Times New Roman" w:hAnsi="Times New Roman" w:cs="Times New Roman"/>
            <w:kern w:val="0"/>
            <w14:ligatures w14:val="none"/>
          </w:rPr>
          <w:fldChar w:fldCharType="begin"/>
        </w:r>
        <w:r w:rsidR="00336613" w:rsidRPr="00982559">
          <w:rPr>
            <w:rFonts w:ascii="Times New Roman" w:eastAsia="Times New Roman" w:hAnsi="Times New Roman" w:cs="Times New Roman"/>
            <w:kern w:val="0"/>
            <w14:ligatures w14:val="none"/>
          </w:rPr>
          <w:instrText>HYPERLINK "https://www.ers.usda.gov/amber-waves/2024/april/snap-online-purchasing-pilot-reduced-food-insufficiency-among-low-income-households-during-early-pandemic?utm_source=chatgpt.com" \t "_blank"</w:instrText>
        </w:r>
        <w:r w:rsidR="00336613" w:rsidRPr="00982559">
          <w:rPr>
            <w:rFonts w:ascii="Times New Roman" w:eastAsia="Times New Roman" w:hAnsi="Times New Roman" w:cs="Times New Roman"/>
            <w:kern w:val="0"/>
            <w14:ligatures w14:val="none"/>
          </w:rPr>
        </w:r>
        <w:r w:rsidR="00336613" w:rsidRPr="00982559">
          <w:rPr>
            <w:rFonts w:ascii="Times New Roman" w:eastAsia="Times New Roman" w:hAnsi="Times New Roman" w:cs="Times New Roman"/>
            <w:kern w:val="0"/>
            <w14:ligatures w14:val="none"/>
          </w:rPr>
          <w:fldChar w:fldCharType="separate"/>
        </w:r>
        <w:r w:rsidR="00336613" w:rsidRPr="00982559">
          <w:rPr>
            <w:rFonts w:ascii="Times New Roman" w:eastAsia="Times New Roman" w:hAnsi="Times New Roman" w:cs="Times New Roman"/>
            <w:color w:val="0000FF"/>
            <w:kern w:val="0"/>
            <w:u w:val="single"/>
            <w14:ligatures w14:val="none"/>
          </w:rPr>
          <w:t>Economic Research Service</w:t>
        </w:r>
        <w:r w:rsidR="00336613" w:rsidRPr="00982559">
          <w:rPr>
            <w:rFonts w:ascii="Times New Roman" w:eastAsia="Times New Roman" w:hAnsi="Times New Roman" w:cs="Times New Roman"/>
            <w:kern w:val="0"/>
            <w14:ligatures w14:val="none"/>
          </w:rPr>
          <w:fldChar w:fldCharType="end"/>
        </w:r>
      </w:ins>
      <w:ins w:id="261" w:author="Wang, Hong Holly" w:date="2025-09-09T00:05:00Z" w16du:dateUtc="2025-09-09T04:05:00Z">
        <w:r w:rsidR="00336613" w:rsidRPr="00336613">
          <w:rPr>
            <w:rFonts w:ascii="Times New Roman" w:eastAsia="Times New Roman" w:hAnsi="Times New Roman" w:cs="Times New Roman"/>
            <w:kern w:val="0"/>
            <w14:ligatures w14:val="none"/>
            <w:rPrChange w:id="262" w:author="Wang, Hong Holly" w:date="2025-09-09T00:06:00Z" w16du:dateUtc="2025-09-09T04:06:00Z">
              <w:rPr>
                <w:rFonts w:ascii="Times New Roman" w:eastAsia="Times New Roman" w:hAnsi="Times New Roman" w:cs="Times New Roman"/>
                <w:b/>
                <w:bCs/>
                <w:kern w:val="0"/>
                <w14:ligatures w14:val="none"/>
              </w:rPr>
            </w:rPrChange>
          </w:rPr>
          <w:t xml:space="preserve"> (ERS) Studies</w:t>
        </w:r>
      </w:ins>
    </w:p>
    <w:p w14:paraId="26ADB289" w14:textId="41AE10E8" w:rsidR="00982559" w:rsidRPr="00982559" w:rsidRDefault="00982559" w:rsidP="00982559">
      <w:pPr>
        <w:numPr>
          <w:ilvl w:val="0"/>
          <w:numId w:val="13"/>
        </w:numPr>
        <w:spacing w:before="100" w:beforeAutospacing="1" w:after="100" w:afterAutospacing="1" w:line="240" w:lineRule="auto"/>
        <w:rPr>
          <w:ins w:id="263" w:author="Wang, Hong Holly" w:date="2025-09-09T00:01:00Z" w16du:dateUtc="2025-09-09T04:01:00Z"/>
          <w:rFonts w:ascii="Times New Roman" w:eastAsia="Times New Roman" w:hAnsi="Times New Roman" w:cs="Times New Roman"/>
          <w:kern w:val="0"/>
          <w14:ligatures w14:val="none"/>
        </w:rPr>
      </w:pPr>
      <w:ins w:id="264" w:author="Wang, Hong Holly" w:date="2025-09-09T00:01:00Z" w16du:dateUtc="2025-09-09T04:01:00Z">
        <w:r w:rsidRPr="00982559">
          <w:rPr>
            <w:rFonts w:ascii="Times New Roman" w:eastAsia="Times New Roman" w:hAnsi="Times New Roman" w:cs="Times New Roman"/>
            <w:kern w:val="0"/>
            <w14:ligatures w14:val="none"/>
          </w:rPr>
          <w:t xml:space="preserve">ERS researchers measure how the SNAP Online Purchasing Pilot (OPP) rollout between April and July 2020 reduced food insufficiency by approximately </w:t>
        </w:r>
        <w:r w:rsidRPr="00982559">
          <w:rPr>
            <w:rFonts w:ascii="Times New Roman" w:eastAsia="Times New Roman" w:hAnsi="Times New Roman" w:cs="Times New Roman"/>
            <w:b/>
            <w:bCs/>
            <w:kern w:val="0"/>
            <w14:ligatures w14:val="none"/>
          </w:rPr>
          <w:t>2 percentage points (8%)</w:t>
        </w:r>
        <w:r w:rsidRPr="00982559">
          <w:rPr>
            <w:rFonts w:ascii="Times New Roman" w:eastAsia="Times New Roman" w:hAnsi="Times New Roman" w:cs="Times New Roman"/>
            <w:kern w:val="0"/>
            <w14:ligatures w14:val="none"/>
          </w:rPr>
          <w:t xml:space="preserve"> among low-income households. Food insufficiency decreased most among Black, non-Hispanic households, married households, and younger respondents.</w:t>
        </w:r>
        <w:r w:rsidRPr="00982559">
          <w:rPr>
            <w:rFonts w:ascii="Times New Roman" w:eastAsia="Times New Roman" w:hAnsi="Times New Roman" w:cs="Times New Roman"/>
            <w:kern w:val="0"/>
            <w14:ligatures w14:val="none"/>
          </w:rPr>
          <w:br/>
        </w:r>
      </w:ins>
    </w:p>
    <w:p w14:paraId="70A6E94A" w14:textId="73C776A8" w:rsidR="00982559" w:rsidRPr="00336613" w:rsidRDefault="00336613" w:rsidP="00982559">
      <w:pPr>
        <w:spacing w:before="100" w:beforeAutospacing="1" w:after="100" w:afterAutospacing="1" w:line="240" w:lineRule="auto"/>
        <w:outlineLvl w:val="3"/>
        <w:rPr>
          <w:ins w:id="265" w:author="Wang, Hong Holly" w:date="2025-09-09T00:01:00Z" w16du:dateUtc="2025-09-09T04:01:00Z"/>
          <w:rFonts w:ascii="Times New Roman" w:eastAsia="Times New Roman" w:hAnsi="Times New Roman" w:cs="Times New Roman"/>
          <w:kern w:val="0"/>
          <w14:ligatures w14:val="none"/>
          <w:rPrChange w:id="266" w:author="Wang, Hong Holly" w:date="2025-09-09T00:09:00Z" w16du:dateUtc="2025-09-09T04:09:00Z">
            <w:rPr>
              <w:ins w:id="267" w:author="Wang, Hong Holly" w:date="2025-09-09T00:01:00Z" w16du:dateUtc="2025-09-09T04:01:00Z"/>
              <w:rFonts w:ascii="Times New Roman" w:eastAsia="Times New Roman" w:hAnsi="Times New Roman" w:cs="Times New Roman"/>
              <w:b/>
              <w:bCs/>
              <w:kern w:val="0"/>
              <w14:ligatures w14:val="none"/>
            </w:rPr>
          </w:rPrChange>
        </w:rPr>
      </w:pPr>
      <w:ins w:id="268" w:author="Wang, Hong Holly" w:date="2025-09-09T00:08:00Z" w16du:dateUtc="2025-09-09T04:08:00Z">
        <w:r w:rsidRPr="00336613">
          <w:rPr>
            <w:rFonts w:ascii="Times New Roman" w:eastAsia="Times New Roman" w:hAnsi="Times New Roman" w:cs="Times New Roman"/>
            <w:kern w:val="0"/>
            <w14:ligatures w14:val="none"/>
            <w:rPrChange w:id="269" w:author="Wang, Hong Holly" w:date="2025-09-09T00:09:00Z" w16du:dateUtc="2025-09-09T04:09:00Z">
              <w:rPr>
                <w:rFonts w:ascii="Times New Roman" w:eastAsia="Times New Roman" w:hAnsi="Times New Roman" w:cs="Times New Roman"/>
                <w:b/>
                <w:bCs/>
                <w:kern w:val="0"/>
                <w14:ligatures w14:val="none"/>
              </w:rPr>
            </w:rPrChange>
          </w:rPr>
          <w:t>4</w:t>
        </w:r>
      </w:ins>
      <w:ins w:id="270" w:author="Wang, Hong Holly" w:date="2025-09-09T00:01:00Z" w16du:dateUtc="2025-09-09T04:01:00Z">
        <w:r w:rsidR="00982559" w:rsidRPr="00336613">
          <w:rPr>
            <w:rFonts w:ascii="Times New Roman" w:eastAsia="Times New Roman" w:hAnsi="Times New Roman" w:cs="Times New Roman"/>
            <w:kern w:val="0"/>
            <w14:ligatures w14:val="none"/>
            <w:rPrChange w:id="271" w:author="Wang, Hong Holly" w:date="2025-09-09T00:09:00Z" w16du:dateUtc="2025-09-09T04:09:00Z">
              <w:rPr>
                <w:rFonts w:ascii="Times New Roman" w:eastAsia="Times New Roman" w:hAnsi="Times New Roman" w:cs="Times New Roman"/>
                <w:b/>
                <w:bCs/>
                <w:kern w:val="0"/>
                <w14:ligatures w14:val="none"/>
              </w:rPr>
            </w:rPrChange>
          </w:rPr>
          <w:t xml:space="preserve">. </w:t>
        </w:r>
      </w:ins>
      <w:ins w:id="272" w:author="Wang, Hong Holly" w:date="2025-09-09T00:08:00Z">
        <w:r w:rsidRPr="00336613">
          <w:rPr>
            <w:rFonts w:ascii="Times New Roman" w:eastAsia="Times New Roman" w:hAnsi="Times New Roman" w:cs="Times New Roman"/>
            <w:kern w:val="0"/>
            <w14:ligatures w14:val="none"/>
            <w:rPrChange w:id="273" w:author="Wang, Hong Holly" w:date="2025-09-09T00:09:00Z" w16du:dateUtc="2025-09-09T04:09:00Z">
              <w:rPr>
                <w:rFonts w:ascii="Times New Roman" w:eastAsia="Times New Roman" w:hAnsi="Times New Roman" w:cs="Times New Roman"/>
                <w:b/>
                <w:bCs/>
                <w:kern w:val="0"/>
                <w14:ligatures w14:val="none"/>
              </w:rPr>
            </w:rPrChange>
          </w:rPr>
          <w:t> </w:t>
        </w:r>
        <w:r w:rsidRPr="00336613">
          <w:rPr>
            <w:rFonts w:ascii="Times New Roman" w:eastAsia="Times New Roman" w:hAnsi="Times New Roman" w:cs="Times New Roman"/>
            <w:kern w:val="0"/>
            <w14:ligatures w14:val="none"/>
            <w:rPrChange w:id="274" w:author="Wang, Hong Holly" w:date="2025-09-09T00:09:00Z" w16du:dateUtc="2025-09-09T04:09:00Z">
              <w:rPr>
                <w:rFonts w:ascii="Times New Roman" w:eastAsia="Times New Roman" w:hAnsi="Times New Roman" w:cs="Times New Roman"/>
                <w:b/>
                <w:bCs/>
                <w:kern w:val="0"/>
                <w14:ligatures w14:val="none"/>
              </w:rPr>
            </w:rPrChange>
          </w:rPr>
          <w:fldChar w:fldCharType="begin"/>
        </w:r>
        <w:r w:rsidRPr="00336613">
          <w:rPr>
            <w:rFonts w:ascii="Times New Roman" w:eastAsia="Times New Roman" w:hAnsi="Times New Roman" w:cs="Times New Roman"/>
            <w:kern w:val="0"/>
            <w14:ligatures w14:val="none"/>
            <w:rPrChange w:id="275" w:author="Wang, Hong Holly" w:date="2025-09-09T00:09:00Z" w16du:dateUtc="2025-09-09T04:09:00Z">
              <w:rPr>
                <w:rFonts w:ascii="Times New Roman" w:eastAsia="Times New Roman" w:hAnsi="Times New Roman" w:cs="Times New Roman"/>
                <w:b/>
                <w:bCs/>
                <w:kern w:val="0"/>
                <w14:ligatures w14:val="none"/>
              </w:rPr>
            </w:rPrChange>
          </w:rPr>
          <w:instrText>HYPERLINK "https://www.ers.usda.gov/authors/ers-staff-directory/eliana-zeballos"</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276" w:author="Wang, Hong Holly" w:date="2025-09-09T00:09:00Z" w16du:dateUtc="2025-09-09T04:09:00Z">
              <w:rPr>
                <w:rFonts w:ascii="Times New Roman" w:eastAsia="Times New Roman" w:hAnsi="Times New Roman" w:cs="Times New Roman"/>
                <w:b/>
                <w:bCs/>
                <w:kern w:val="0"/>
                <w14:ligatures w14:val="none"/>
              </w:rPr>
            </w:rPrChange>
          </w:rPr>
          <w:fldChar w:fldCharType="separate"/>
        </w:r>
        <w:r w:rsidRPr="00336613">
          <w:rPr>
            <w:rStyle w:val="Hyperlink"/>
            <w:rFonts w:ascii="Times New Roman" w:eastAsia="Times New Roman" w:hAnsi="Times New Roman" w:cs="Times New Roman"/>
            <w:kern w:val="0"/>
            <w14:ligatures w14:val="none"/>
            <w:rPrChange w:id="277" w:author="Wang, Hong Holly" w:date="2025-09-09T00:09:00Z" w16du:dateUtc="2025-09-09T04:09:00Z">
              <w:rPr>
                <w:rStyle w:val="Hyperlink"/>
                <w:rFonts w:ascii="Times New Roman" w:eastAsia="Times New Roman" w:hAnsi="Times New Roman" w:cs="Times New Roman"/>
                <w:b/>
                <w:bCs/>
                <w:kern w:val="0"/>
                <w14:ligatures w14:val="none"/>
              </w:rPr>
            </w:rPrChange>
          </w:rPr>
          <w:t>Eliana Zeballos</w:t>
        </w:r>
      </w:ins>
      <w:ins w:id="278" w:author="Wang, Hong Holly" w:date="2025-09-09T00:08:00Z" w16du:dateUtc="2025-09-09T04:08:00Z">
        <w:r w:rsidRPr="00336613">
          <w:rPr>
            <w:rFonts w:ascii="Times New Roman" w:eastAsia="Times New Roman" w:hAnsi="Times New Roman" w:cs="Times New Roman"/>
            <w:kern w:val="0"/>
            <w14:ligatures w14:val="none"/>
            <w:rPrChange w:id="279" w:author="Wang, Hong Holly" w:date="2025-09-09T00:09:00Z" w16du:dateUtc="2025-09-09T04:09:00Z">
              <w:rPr>
                <w:rFonts w:ascii="Times New Roman" w:eastAsia="Times New Roman" w:hAnsi="Times New Roman" w:cs="Times New Roman"/>
                <w:b/>
                <w:bCs/>
                <w:kern w:val="0"/>
                <w14:ligatures w14:val="none"/>
              </w:rPr>
            </w:rPrChange>
          </w:rPr>
          <w:fldChar w:fldCharType="end"/>
        </w:r>
      </w:ins>
      <w:ins w:id="280" w:author="Wang, Hong Holly" w:date="2025-09-09T00:08:00Z">
        <w:r w:rsidRPr="00336613">
          <w:rPr>
            <w:rFonts w:ascii="Times New Roman" w:eastAsia="Times New Roman" w:hAnsi="Times New Roman" w:cs="Times New Roman"/>
            <w:kern w:val="0"/>
            <w14:ligatures w14:val="none"/>
            <w:rPrChange w:id="281" w:author="Wang, Hong Holly" w:date="2025-09-09T00:09:00Z" w16du:dateUtc="2025-09-09T04:09:00Z">
              <w:rPr>
                <w:rFonts w:ascii="Times New Roman" w:eastAsia="Times New Roman" w:hAnsi="Times New Roman" w:cs="Times New Roman"/>
                <w:b/>
                <w:bCs/>
                <w:kern w:val="0"/>
                <w14:ligatures w14:val="none"/>
              </w:rPr>
            </w:rPrChange>
          </w:rPr>
          <w:t>, Daniela Rivera-Cintron and </w:t>
        </w:r>
        <w:r w:rsidRPr="00336613">
          <w:rPr>
            <w:rFonts w:ascii="Times New Roman" w:eastAsia="Times New Roman" w:hAnsi="Times New Roman" w:cs="Times New Roman"/>
            <w:kern w:val="0"/>
            <w14:ligatures w14:val="none"/>
            <w:rPrChange w:id="282" w:author="Wang, Hong Holly" w:date="2025-09-09T00:09:00Z" w16du:dateUtc="2025-09-09T04:09:00Z">
              <w:rPr>
                <w:rFonts w:ascii="Times New Roman" w:eastAsia="Times New Roman" w:hAnsi="Times New Roman" w:cs="Times New Roman"/>
                <w:b/>
                <w:bCs/>
                <w:kern w:val="0"/>
                <w14:ligatures w14:val="none"/>
              </w:rPr>
            </w:rPrChange>
          </w:rPr>
          <w:fldChar w:fldCharType="begin"/>
        </w:r>
        <w:r w:rsidRPr="00336613">
          <w:rPr>
            <w:rFonts w:ascii="Times New Roman" w:eastAsia="Times New Roman" w:hAnsi="Times New Roman" w:cs="Times New Roman"/>
            <w:kern w:val="0"/>
            <w14:ligatures w14:val="none"/>
            <w:rPrChange w:id="283" w:author="Wang, Hong Holly" w:date="2025-09-09T00:09:00Z" w16du:dateUtc="2025-09-09T04:09:00Z">
              <w:rPr>
                <w:rFonts w:ascii="Times New Roman" w:eastAsia="Times New Roman" w:hAnsi="Times New Roman" w:cs="Times New Roman"/>
                <w:b/>
                <w:bCs/>
                <w:kern w:val="0"/>
                <w14:ligatures w14:val="none"/>
              </w:rPr>
            </w:rPrChange>
          </w:rPr>
          <w:instrText>HYPERLINK "https://www.ers.usda.gov/authors/ers-staff-directory/brandon-restrepo"</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284" w:author="Wang, Hong Holly" w:date="2025-09-09T00:09:00Z" w16du:dateUtc="2025-09-09T04:09:00Z">
              <w:rPr>
                <w:rFonts w:ascii="Times New Roman" w:eastAsia="Times New Roman" w:hAnsi="Times New Roman" w:cs="Times New Roman"/>
                <w:b/>
                <w:bCs/>
                <w:kern w:val="0"/>
                <w14:ligatures w14:val="none"/>
              </w:rPr>
            </w:rPrChange>
          </w:rPr>
          <w:fldChar w:fldCharType="separate"/>
        </w:r>
        <w:r w:rsidRPr="00336613">
          <w:rPr>
            <w:rStyle w:val="Hyperlink"/>
            <w:rFonts w:ascii="Times New Roman" w:eastAsia="Times New Roman" w:hAnsi="Times New Roman" w:cs="Times New Roman"/>
            <w:kern w:val="0"/>
            <w14:ligatures w14:val="none"/>
            <w:rPrChange w:id="285" w:author="Wang, Hong Holly" w:date="2025-09-09T00:09:00Z" w16du:dateUtc="2025-09-09T04:09:00Z">
              <w:rPr>
                <w:rStyle w:val="Hyperlink"/>
                <w:rFonts w:ascii="Times New Roman" w:eastAsia="Times New Roman" w:hAnsi="Times New Roman" w:cs="Times New Roman"/>
                <w:b/>
                <w:bCs/>
                <w:kern w:val="0"/>
                <w14:ligatures w14:val="none"/>
              </w:rPr>
            </w:rPrChange>
          </w:rPr>
          <w:t>Brandon J. Restrepo</w:t>
        </w:r>
      </w:ins>
      <w:ins w:id="286" w:author="Wang, Hong Holly" w:date="2025-09-09T00:08:00Z" w16du:dateUtc="2025-09-09T04:08:00Z">
        <w:r w:rsidRPr="00336613">
          <w:rPr>
            <w:rFonts w:ascii="Times New Roman" w:eastAsia="Times New Roman" w:hAnsi="Times New Roman" w:cs="Times New Roman"/>
            <w:kern w:val="0"/>
            <w14:ligatures w14:val="none"/>
            <w:rPrChange w:id="287" w:author="Wang, Hong Holly" w:date="2025-09-09T00:09:00Z" w16du:dateUtc="2025-09-09T04:09:00Z">
              <w:rPr>
                <w:rFonts w:ascii="Times New Roman" w:eastAsia="Times New Roman" w:hAnsi="Times New Roman" w:cs="Times New Roman"/>
                <w:b/>
                <w:bCs/>
                <w:kern w:val="0"/>
                <w14:ligatures w14:val="none"/>
              </w:rPr>
            </w:rPrChange>
          </w:rPr>
          <w:fldChar w:fldCharType="end"/>
        </w:r>
        <w:r w:rsidRPr="00336613">
          <w:rPr>
            <w:rFonts w:ascii="Times New Roman" w:eastAsia="Times New Roman" w:hAnsi="Times New Roman" w:cs="Times New Roman"/>
            <w:kern w:val="0"/>
            <w14:ligatures w14:val="none"/>
            <w:rPrChange w:id="288" w:author="Wang, Hong Holly" w:date="2025-09-09T00:09:00Z" w16du:dateUtc="2025-09-09T04:09:00Z">
              <w:rPr>
                <w:rFonts w:ascii="Times New Roman" w:eastAsia="Times New Roman" w:hAnsi="Times New Roman" w:cs="Times New Roman"/>
                <w:b/>
                <w:bCs/>
                <w:kern w:val="0"/>
                <w14:ligatures w14:val="none"/>
              </w:rPr>
            </w:rPrChange>
          </w:rPr>
          <w:t xml:space="preserve">. 2024. </w:t>
        </w:r>
      </w:ins>
      <w:ins w:id="289" w:author="Wang, Hong Holly" w:date="2025-09-09T00:01:00Z" w16du:dateUtc="2025-09-09T04:01:00Z">
        <w:r w:rsidR="00982559" w:rsidRPr="00336613">
          <w:rPr>
            <w:rFonts w:ascii="Times New Roman" w:eastAsia="Times New Roman" w:hAnsi="Times New Roman" w:cs="Times New Roman"/>
            <w:kern w:val="0"/>
            <w14:ligatures w14:val="none"/>
            <w:rPrChange w:id="290" w:author="Wang, Hong Holly" w:date="2025-09-09T00:09:00Z" w16du:dateUtc="2025-09-09T04:09:00Z">
              <w:rPr>
                <w:rFonts w:ascii="Times New Roman" w:eastAsia="Times New Roman" w:hAnsi="Times New Roman" w:cs="Times New Roman"/>
                <w:b/>
                <w:bCs/>
                <w:kern w:val="0"/>
                <w14:ligatures w14:val="none"/>
              </w:rPr>
            </w:rPrChange>
          </w:rPr>
          <w:t>"Online Grocery Shopping Participation Varied by Sociodemographic Group in 2022 and 2023"</w:t>
        </w:r>
      </w:ins>
      <w:ins w:id="291" w:author="Wang, Hong Holly" w:date="2025-09-09T00:09:00Z" w16du:dateUtc="2025-09-09T04:09:00Z">
        <w:r w:rsidRPr="00336613">
          <w:rPr>
            <w:rFonts w:ascii="Times New Roman" w:eastAsia="Times New Roman" w:hAnsi="Times New Roman" w:cs="Times New Roman"/>
            <w:kern w:val="0"/>
            <w14:ligatures w14:val="none"/>
            <w:rPrChange w:id="292" w:author="Wang, Hong Holly" w:date="2025-09-09T00:09:00Z" w16du:dateUtc="2025-09-09T04:09:00Z">
              <w:rPr>
                <w:rFonts w:ascii="Times New Roman" w:eastAsia="Times New Roman" w:hAnsi="Times New Roman" w:cs="Times New Roman"/>
                <w:b/>
                <w:bCs/>
                <w:kern w:val="0"/>
                <w14:ligatures w14:val="none"/>
              </w:rPr>
            </w:rPrChange>
          </w:rPr>
          <w:t xml:space="preserve">. </w:t>
        </w:r>
        <w:r w:rsidRPr="00336613">
          <w:rPr>
            <w:rFonts w:ascii="Times New Roman" w:eastAsia="Times New Roman" w:hAnsi="Times New Roman" w:cs="Times New Roman"/>
            <w:i/>
            <w:iCs/>
            <w:kern w:val="0"/>
            <w14:ligatures w14:val="none"/>
          </w:rPr>
          <w:t>Amber Waves</w:t>
        </w:r>
        <w:r w:rsidRPr="00336613">
          <w:rPr>
            <w:rFonts w:ascii="Times New Roman" w:eastAsia="Times New Roman" w:hAnsi="Times New Roman" w:cs="Times New Roman"/>
            <w:kern w:val="0"/>
            <w14:ligatures w14:val="none"/>
          </w:rPr>
          <w:t xml:space="preserve">, ERS </w:t>
        </w:r>
      </w:ins>
    </w:p>
    <w:p w14:paraId="4E50AC93" w14:textId="77777777" w:rsidR="00982559" w:rsidRPr="00982559" w:rsidRDefault="00982559" w:rsidP="00982559">
      <w:pPr>
        <w:numPr>
          <w:ilvl w:val="0"/>
          <w:numId w:val="14"/>
        </w:numPr>
        <w:spacing w:before="100" w:beforeAutospacing="1" w:after="100" w:afterAutospacing="1" w:line="240" w:lineRule="auto"/>
        <w:rPr>
          <w:ins w:id="293" w:author="Wang, Hong Holly" w:date="2025-09-09T00:01:00Z" w16du:dateUtc="2025-09-09T04:01:00Z"/>
          <w:rFonts w:ascii="Times New Roman" w:eastAsia="Times New Roman" w:hAnsi="Times New Roman" w:cs="Times New Roman"/>
          <w:kern w:val="0"/>
          <w14:ligatures w14:val="none"/>
        </w:rPr>
      </w:pPr>
      <w:ins w:id="294" w:author="Wang, Hong Holly" w:date="2025-09-09T00:01:00Z" w16du:dateUtc="2025-09-09T04:01:00Z">
        <w:r w:rsidRPr="00982559">
          <w:rPr>
            <w:rFonts w:ascii="Times New Roman" w:eastAsia="Times New Roman" w:hAnsi="Times New Roman" w:cs="Times New Roman"/>
            <w:kern w:val="0"/>
            <w14:ligatures w14:val="none"/>
          </w:rPr>
          <w:t xml:space="preserve">In </w:t>
        </w:r>
        <w:r w:rsidRPr="00982559">
          <w:rPr>
            <w:rFonts w:ascii="Times New Roman" w:eastAsia="Times New Roman" w:hAnsi="Times New Roman" w:cs="Times New Roman"/>
            <w:i/>
            <w:iCs/>
            <w:kern w:val="0"/>
            <w14:ligatures w14:val="none"/>
          </w:rPr>
          <w:t>Amber Waves</w:t>
        </w:r>
        <w:r w:rsidRPr="00982559">
          <w:rPr>
            <w:rFonts w:ascii="Times New Roman" w:eastAsia="Times New Roman" w:hAnsi="Times New Roman" w:cs="Times New Roman"/>
            <w:kern w:val="0"/>
            <w14:ligatures w14:val="none"/>
          </w:rPr>
          <w:t>, ERS authors Zeballos, Rivera</w:t>
        </w:r>
        <w:r w:rsidRPr="00982559">
          <w:rPr>
            <w:rFonts w:ascii="Times New Roman" w:eastAsia="Times New Roman" w:hAnsi="Times New Roman" w:cs="Times New Roman"/>
            <w:kern w:val="0"/>
            <w14:ligatures w14:val="none"/>
          </w:rPr>
          <w:noBreakHyphen/>
          <w:t xml:space="preserve">Cintrón, and Restrepo analyze data from the American Time Use Survey’s Eating and Health Module. They find that </w:t>
        </w:r>
        <w:r w:rsidRPr="00982559">
          <w:rPr>
            <w:rFonts w:ascii="Times New Roman" w:eastAsia="Times New Roman" w:hAnsi="Times New Roman" w:cs="Times New Roman"/>
            <w:b/>
            <w:bCs/>
            <w:kern w:val="0"/>
            <w14:ligatures w14:val="none"/>
          </w:rPr>
          <w:t>20% of SNAP participants</w:t>
        </w:r>
        <w:r w:rsidRPr="00982559">
          <w:rPr>
            <w:rFonts w:ascii="Times New Roman" w:eastAsia="Times New Roman" w:hAnsi="Times New Roman" w:cs="Times New Roman"/>
            <w:kern w:val="0"/>
            <w14:ligatures w14:val="none"/>
          </w:rPr>
          <w:t xml:space="preserve"> shopped for groceries online in 2022</w:t>
        </w:r>
        <w:r w:rsidRPr="00982559">
          <w:rPr>
            <w:rFonts w:ascii="Times New Roman" w:eastAsia="Times New Roman" w:hAnsi="Times New Roman" w:cs="Times New Roman"/>
            <w:kern w:val="0"/>
            <w14:ligatures w14:val="none"/>
          </w:rPr>
          <w:noBreakHyphen/>
          <w:t>23, comparable to income</w:t>
        </w:r>
        <w:r w:rsidRPr="00982559">
          <w:rPr>
            <w:rFonts w:ascii="Times New Roman" w:eastAsia="Times New Roman" w:hAnsi="Times New Roman" w:cs="Times New Roman"/>
            <w:kern w:val="0"/>
            <w14:ligatures w14:val="none"/>
          </w:rPr>
          <w:noBreakHyphen/>
          <w:t>eligible non</w:t>
        </w:r>
        <w:r w:rsidRPr="00982559">
          <w:rPr>
            <w:rFonts w:ascii="Times New Roman" w:eastAsia="Times New Roman" w:hAnsi="Times New Roman" w:cs="Times New Roman"/>
            <w:kern w:val="0"/>
            <w14:ligatures w14:val="none"/>
          </w:rPr>
          <w:noBreakHyphen/>
          <w:t>participants. Demographic factors (age, gender, education, race, presence of children) significantly influenced online shopping likelihood.</w:t>
        </w:r>
        <w:r w:rsidRPr="00982559">
          <w:rPr>
            <w:rFonts w:ascii="Times New Roman" w:eastAsia="Times New Roman" w:hAnsi="Times New Roman" w:cs="Times New Roman"/>
            <w:kern w:val="0"/>
            <w14:ligatures w14:val="none"/>
          </w:rPr>
          <w:br/>
        </w:r>
        <w:r w:rsidRPr="00982559">
          <w:rPr>
            <w:rFonts w:ascii="Times New Roman" w:eastAsia="Times New Roman" w:hAnsi="Times New Roman" w:cs="Times New Roman"/>
            <w:kern w:val="0"/>
            <w14:ligatures w14:val="none"/>
          </w:rPr>
          <w:fldChar w:fldCharType="begin"/>
        </w:r>
        <w:r w:rsidRPr="00982559">
          <w:rPr>
            <w:rFonts w:ascii="Times New Roman" w:eastAsia="Times New Roman" w:hAnsi="Times New Roman" w:cs="Times New Roman"/>
            <w:kern w:val="0"/>
            <w14:ligatures w14:val="none"/>
          </w:rPr>
          <w:instrText>HYPERLINK "https://www.ers.usda.gov/amber-waves/2024/november/online-grocery-shopping-participation-varied-by-sociodemographic-group-in-2022-and-2023?utm_source=chatgpt.com" \t "_blank"</w:instrText>
        </w:r>
        <w:r w:rsidRPr="00982559">
          <w:rPr>
            <w:rFonts w:ascii="Times New Roman" w:eastAsia="Times New Roman" w:hAnsi="Times New Roman" w:cs="Times New Roman"/>
            <w:kern w:val="0"/>
            <w14:ligatures w14:val="none"/>
          </w:rPr>
        </w:r>
        <w:r w:rsidRPr="00982559">
          <w:rPr>
            <w:rFonts w:ascii="Times New Roman" w:eastAsia="Times New Roman" w:hAnsi="Times New Roman" w:cs="Times New Roman"/>
            <w:kern w:val="0"/>
            <w14:ligatures w14:val="none"/>
          </w:rPr>
          <w:fldChar w:fldCharType="separate"/>
        </w:r>
        <w:r w:rsidRPr="00982559">
          <w:rPr>
            <w:rFonts w:ascii="Times New Roman" w:eastAsia="Times New Roman" w:hAnsi="Times New Roman" w:cs="Times New Roman"/>
            <w:color w:val="0000FF"/>
            <w:kern w:val="0"/>
            <w:u w:val="single"/>
            <w14:ligatures w14:val="none"/>
          </w:rPr>
          <w:t>Economic Research Service</w:t>
        </w:r>
        <w:r w:rsidRPr="00982559">
          <w:rPr>
            <w:rFonts w:ascii="Times New Roman" w:eastAsia="Times New Roman" w:hAnsi="Times New Roman" w:cs="Times New Roman"/>
            <w:kern w:val="0"/>
            <w14:ligatures w14:val="none"/>
          </w:rPr>
          <w:fldChar w:fldCharType="end"/>
        </w:r>
      </w:ins>
    </w:p>
    <w:p w14:paraId="07F96470" w14:textId="77777777" w:rsidR="00982559" w:rsidRPr="00982559" w:rsidRDefault="00B203B5" w:rsidP="00982559">
      <w:pPr>
        <w:spacing w:after="0" w:line="240" w:lineRule="auto"/>
        <w:rPr>
          <w:ins w:id="295" w:author="Wang, Hong Holly" w:date="2025-09-09T00:01:00Z" w16du:dateUtc="2025-09-09T04:01:00Z"/>
          <w:rFonts w:ascii="Times New Roman" w:eastAsia="Times New Roman" w:hAnsi="Times New Roman" w:cs="Times New Roman"/>
          <w:kern w:val="0"/>
          <w14:ligatures w14:val="none"/>
        </w:rPr>
      </w:pPr>
      <w:ins w:id="296" w:author="Wang, Hong Holly" w:date="2025-09-09T00:01:00Z" w16du:dateUtc="2025-09-09T04:01:00Z">
        <w:r>
          <w:rPr>
            <w:rFonts w:ascii="Times New Roman" w:eastAsia="Times New Roman" w:hAnsi="Times New Roman" w:cs="Times New Roman"/>
            <w:noProof/>
            <w:kern w:val="0"/>
            <w14:ligatures w14:val="none"/>
          </w:rPr>
        </w:r>
        <w:r w:rsidR="00B203B5">
          <w:rPr>
            <w:rFonts w:ascii="Times New Roman" w:eastAsia="Times New Roman" w:hAnsi="Times New Roman" w:cs="Times New Roman"/>
            <w:noProof/>
            <w:kern w:val="0"/>
            <w14:ligatures w14:val="none"/>
          </w:rPr>
          <w:pict w14:anchorId="77894907">
            <v:rect id="_x0000_i1029" alt="" style="width:468pt;height:.05pt;mso-width-percent:0;mso-height-percent:0;mso-width-percent:0;mso-height-percent:0" o:hralign="center" o:hrstd="t" o:hr="t" fillcolor="#a0a0a0" stroked="f"/>
          </w:pict>
        </w:r>
      </w:ins>
    </w:p>
    <w:p w14:paraId="541F3E0E" w14:textId="2B585FB3" w:rsidR="00982559" w:rsidRDefault="00336613">
      <w:pPr>
        <w:pStyle w:val="ListParagraph"/>
        <w:numPr>
          <w:ilvl w:val="0"/>
          <w:numId w:val="10"/>
        </w:numPr>
        <w:tabs>
          <w:tab w:val="clear" w:pos="720"/>
          <w:tab w:val="num" w:pos="360"/>
        </w:tabs>
        <w:spacing w:before="100" w:beforeAutospacing="1" w:after="100" w:afterAutospacing="1" w:line="240" w:lineRule="auto"/>
        <w:ind w:left="360"/>
        <w:outlineLvl w:val="2"/>
        <w:rPr>
          <w:ins w:id="297" w:author="Wang, Hong Holly" w:date="2025-09-09T00:12:00Z" w16du:dateUtc="2025-09-09T04:12:00Z"/>
          <w:rFonts w:ascii="Times New Roman" w:eastAsia="Times New Roman" w:hAnsi="Times New Roman" w:cs="Times New Roman"/>
          <w:kern w:val="0"/>
          <w14:ligatures w14:val="none"/>
        </w:rPr>
        <w:pPrChange w:id="298" w:author="Wang, Hong Holly" w:date="2025-09-09T00:15:00Z" w16du:dateUtc="2025-09-09T04:15:00Z">
          <w:pPr>
            <w:pStyle w:val="ListParagraph"/>
            <w:numPr>
              <w:numId w:val="10"/>
            </w:numPr>
            <w:tabs>
              <w:tab w:val="num" w:pos="720"/>
            </w:tabs>
            <w:spacing w:before="100" w:beforeAutospacing="1" w:after="100" w:afterAutospacing="1" w:line="240" w:lineRule="auto"/>
            <w:ind w:hanging="360"/>
            <w:outlineLvl w:val="2"/>
          </w:pPr>
        </w:pPrChange>
      </w:pPr>
      <w:ins w:id="299" w:author="Wang, Hong Holly" w:date="2025-09-09T00:10:00Z">
        <w:r w:rsidRPr="00336613">
          <w:rPr>
            <w:rFonts w:ascii="Times New Roman" w:eastAsia="Times New Roman" w:hAnsi="Times New Roman" w:cs="Times New Roman"/>
            <w:kern w:val="0"/>
            <w14:ligatures w14:val="none"/>
            <w:rPrChange w:id="300" w:author="Wang, Hong Holly" w:date="2025-09-09T00:12:00Z" w16du:dateUtc="2025-09-09T04:12:00Z">
              <w:rPr/>
            </w:rPrChange>
          </w:rPr>
          <w:fldChar w:fldCharType="begin"/>
        </w:r>
        <w:r w:rsidRPr="00336613">
          <w:rPr>
            <w:rFonts w:ascii="Times New Roman" w:eastAsia="Times New Roman" w:hAnsi="Times New Roman" w:cs="Times New Roman"/>
            <w:kern w:val="0"/>
            <w14:ligatures w14:val="none"/>
            <w:rPrChange w:id="301" w:author="Wang, Hong Holly" w:date="2025-09-09T00:12:00Z" w16du:dateUtc="2025-09-09T04:12:00Z">
              <w:rPr/>
            </w:rPrChange>
          </w:rPr>
          <w:instrText>HYPERLINK "https://www.cambridge.org/core/search?filters%5BauthorTerms%5D=George%20C.%20Davis&amp;eventCode=SE-AU"</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302" w:author="Wang, Hong Holly" w:date="2025-09-09T00:12:00Z" w16du:dateUtc="2025-09-09T04:12:00Z">
              <w:rPr/>
            </w:rPrChange>
          </w:rPr>
          <w:fldChar w:fldCharType="separate"/>
        </w:r>
        <w:r w:rsidRPr="00336613">
          <w:rPr>
            <w:rStyle w:val="Hyperlink"/>
            <w:rFonts w:ascii="Times New Roman" w:eastAsia="Times New Roman" w:hAnsi="Times New Roman" w:cs="Times New Roman"/>
            <w:kern w:val="0"/>
            <w14:ligatures w14:val="none"/>
            <w:rPrChange w:id="303" w:author="Wang, Hong Holly" w:date="2025-09-09T00:12:00Z" w16du:dateUtc="2025-09-09T04:12:00Z">
              <w:rPr>
                <w:rStyle w:val="Hyperlink"/>
                <w:rFonts w:ascii="Times New Roman" w:eastAsia="Times New Roman" w:hAnsi="Times New Roman" w:cs="Times New Roman"/>
                <w:b/>
                <w:bCs/>
                <w:kern w:val="0"/>
                <w14:ligatures w14:val="none"/>
              </w:rPr>
            </w:rPrChange>
          </w:rPr>
          <w:t>George C. Davis</w:t>
        </w:r>
      </w:ins>
      <w:ins w:id="304" w:author="Wang, Hong Holly" w:date="2025-09-09T00:10:00Z" w16du:dateUtc="2025-09-09T04:10:00Z">
        <w:r w:rsidRPr="00336613">
          <w:rPr>
            <w:rFonts w:ascii="Times New Roman" w:eastAsia="Times New Roman" w:hAnsi="Times New Roman" w:cs="Times New Roman"/>
            <w:kern w:val="0"/>
            <w14:ligatures w14:val="none"/>
            <w:rPrChange w:id="305" w:author="Wang, Hong Holly" w:date="2025-09-09T00:12:00Z" w16du:dateUtc="2025-09-09T04:12:00Z">
              <w:rPr/>
            </w:rPrChange>
          </w:rPr>
          <w:fldChar w:fldCharType="end"/>
        </w:r>
        <w:r w:rsidRPr="00336613">
          <w:rPr>
            <w:rFonts w:ascii="Times New Roman" w:eastAsia="Times New Roman" w:hAnsi="Times New Roman" w:cs="Times New Roman"/>
            <w:kern w:val="0"/>
            <w14:ligatures w14:val="none"/>
            <w:rPrChange w:id="306" w:author="Wang, Hong Holly" w:date="2025-09-09T00:12:00Z" w16du:dateUtc="2025-09-09T04:12:00Z">
              <w:rPr/>
            </w:rPrChange>
          </w:rPr>
          <w:t xml:space="preserve">, </w:t>
        </w:r>
      </w:ins>
      <w:ins w:id="307" w:author="Wang, Hong Holly" w:date="2025-09-09T00:10:00Z">
        <w:r w:rsidRPr="00336613">
          <w:rPr>
            <w:rFonts w:ascii="Times New Roman" w:eastAsia="Times New Roman" w:hAnsi="Times New Roman" w:cs="Times New Roman"/>
            <w:kern w:val="0"/>
            <w14:ligatures w14:val="none"/>
            <w:rPrChange w:id="308" w:author="Wang, Hong Holly" w:date="2025-09-09T00:12:00Z" w16du:dateUtc="2025-09-09T04:12:00Z">
              <w:rPr/>
            </w:rPrChange>
          </w:rPr>
          <w:fldChar w:fldCharType="begin"/>
        </w:r>
        <w:r w:rsidRPr="00336613">
          <w:rPr>
            <w:rFonts w:ascii="Times New Roman" w:eastAsia="Times New Roman" w:hAnsi="Times New Roman" w:cs="Times New Roman"/>
            <w:kern w:val="0"/>
            <w14:ligatures w14:val="none"/>
            <w:rPrChange w:id="309" w:author="Wang, Hong Holly" w:date="2025-09-09T00:12:00Z" w16du:dateUtc="2025-09-09T04:12:00Z">
              <w:rPr/>
            </w:rPrChange>
          </w:rPr>
          <w:instrText>HYPERLINK "https://www.cambridge.org/core/search?filters%5BauthorTerms%5D=Timothy%20Pierce&amp;eventCode=SE-AU"</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310" w:author="Wang, Hong Holly" w:date="2025-09-09T00:12:00Z" w16du:dateUtc="2025-09-09T04:12:00Z">
              <w:rPr/>
            </w:rPrChange>
          </w:rPr>
          <w:fldChar w:fldCharType="separate"/>
        </w:r>
        <w:r w:rsidRPr="00336613">
          <w:rPr>
            <w:rStyle w:val="Hyperlink"/>
            <w:rFonts w:ascii="Times New Roman" w:eastAsia="Times New Roman" w:hAnsi="Times New Roman" w:cs="Times New Roman"/>
            <w:kern w:val="0"/>
            <w14:ligatures w14:val="none"/>
            <w:rPrChange w:id="311" w:author="Wang, Hong Holly" w:date="2025-09-09T00:12:00Z" w16du:dateUtc="2025-09-09T04:12:00Z">
              <w:rPr>
                <w:rStyle w:val="Hyperlink"/>
                <w:rFonts w:ascii="Times New Roman" w:eastAsia="Times New Roman" w:hAnsi="Times New Roman" w:cs="Times New Roman"/>
                <w:b/>
                <w:bCs/>
                <w:kern w:val="0"/>
                <w14:ligatures w14:val="none"/>
              </w:rPr>
            </w:rPrChange>
          </w:rPr>
          <w:t>Timothy Pierce</w:t>
        </w:r>
      </w:ins>
      <w:ins w:id="312" w:author="Wang, Hong Holly" w:date="2025-09-09T00:10:00Z" w16du:dateUtc="2025-09-09T04:10:00Z">
        <w:r w:rsidRPr="00336613">
          <w:rPr>
            <w:rFonts w:ascii="Times New Roman" w:eastAsia="Times New Roman" w:hAnsi="Times New Roman" w:cs="Times New Roman"/>
            <w:kern w:val="0"/>
            <w14:ligatures w14:val="none"/>
            <w:rPrChange w:id="313" w:author="Wang, Hong Holly" w:date="2025-09-09T00:12:00Z" w16du:dateUtc="2025-09-09T04:12:00Z">
              <w:rPr/>
            </w:rPrChange>
          </w:rPr>
          <w:fldChar w:fldCharType="end"/>
        </w:r>
      </w:ins>
      <w:ins w:id="314" w:author="Wang, Hong Holly" w:date="2025-09-09T00:10:00Z">
        <w:r w:rsidRPr="00336613">
          <w:rPr>
            <w:rFonts w:ascii="Times New Roman" w:eastAsia="Times New Roman" w:hAnsi="Times New Roman" w:cs="Times New Roman"/>
            <w:kern w:val="0"/>
            <w14:ligatures w14:val="none"/>
            <w:rPrChange w:id="315" w:author="Wang, Hong Holly" w:date="2025-09-09T00:12:00Z" w16du:dateUtc="2025-09-09T04:12:00Z">
              <w:rPr/>
            </w:rPrChange>
          </w:rPr>
          <w:t>,</w:t>
        </w:r>
      </w:ins>
      <w:ins w:id="316" w:author="Wang, Hong Holly" w:date="2025-09-09T00:10:00Z" w16du:dateUtc="2025-09-09T04:10:00Z">
        <w:r w:rsidRPr="00336613">
          <w:rPr>
            <w:rFonts w:ascii="Times New Roman" w:eastAsia="Times New Roman" w:hAnsi="Times New Roman" w:cs="Times New Roman"/>
            <w:kern w:val="0"/>
            <w14:ligatures w14:val="none"/>
            <w:rPrChange w:id="317" w:author="Wang, Hong Holly" w:date="2025-09-09T00:12:00Z" w16du:dateUtc="2025-09-09T04:12:00Z">
              <w:rPr/>
            </w:rPrChange>
          </w:rPr>
          <w:t xml:space="preserve"> </w:t>
        </w:r>
      </w:ins>
      <w:ins w:id="318" w:author="Wang, Hong Holly" w:date="2025-09-09T00:10:00Z">
        <w:r w:rsidRPr="00336613">
          <w:rPr>
            <w:rFonts w:ascii="Times New Roman" w:eastAsia="Times New Roman" w:hAnsi="Times New Roman" w:cs="Times New Roman"/>
            <w:kern w:val="0"/>
            <w14:ligatures w14:val="none"/>
            <w:rPrChange w:id="319" w:author="Wang, Hong Holly" w:date="2025-09-09T00:12:00Z" w16du:dateUtc="2025-09-09T04:12:00Z">
              <w:rPr/>
            </w:rPrChange>
          </w:rPr>
          <w:fldChar w:fldCharType="begin"/>
        </w:r>
        <w:r w:rsidRPr="00336613">
          <w:rPr>
            <w:rFonts w:ascii="Times New Roman" w:eastAsia="Times New Roman" w:hAnsi="Times New Roman" w:cs="Times New Roman"/>
            <w:kern w:val="0"/>
            <w14:ligatures w14:val="none"/>
            <w:rPrChange w:id="320" w:author="Wang, Hong Holly" w:date="2025-09-09T00:12:00Z" w16du:dateUtc="2025-09-09T04:12:00Z">
              <w:rPr/>
            </w:rPrChange>
          </w:rPr>
          <w:instrText>HYPERLINK "https://www.cambridge.org/core/search?filters%5BauthorTerms%5D=Jessica%20Wilbur&amp;eventCode=SE-AU"</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321" w:author="Wang, Hong Holly" w:date="2025-09-09T00:12:00Z" w16du:dateUtc="2025-09-09T04:12:00Z">
              <w:rPr/>
            </w:rPrChange>
          </w:rPr>
          <w:fldChar w:fldCharType="separate"/>
        </w:r>
        <w:r w:rsidRPr="00336613">
          <w:rPr>
            <w:rStyle w:val="Hyperlink"/>
            <w:rFonts w:ascii="Times New Roman" w:eastAsia="Times New Roman" w:hAnsi="Times New Roman" w:cs="Times New Roman"/>
            <w:kern w:val="0"/>
            <w14:ligatures w14:val="none"/>
            <w:rPrChange w:id="322" w:author="Wang, Hong Holly" w:date="2025-09-09T00:12:00Z" w16du:dateUtc="2025-09-09T04:12:00Z">
              <w:rPr>
                <w:rStyle w:val="Hyperlink"/>
                <w:rFonts w:ascii="Times New Roman" w:eastAsia="Times New Roman" w:hAnsi="Times New Roman" w:cs="Times New Roman"/>
                <w:b/>
                <w:bCs/>
                <w:kern w:val="0"/>
                <w14:ligatures w14:val="none"/>
              </w:rPr>
            </w:rPrChange>
          </w:rPr>
          <w:t>Jessica Wilbur</w:t>
        </w:r>
      </w:ins>
      <w:ins w:id="323" w:author="Wang, Hong Holly" w:date="2025-09-09T00:10:00Z" w16du:dateUtc="2025-09-09T04:10:00Z">
        <w:r w:rsidRPr="00336613">
          <w:rPr>
            <w:rFonts w:ascii="Times New Roman" w:eastAsia="Times New Roman" w:hAnsi="Times New Roman" w:cs="Times New Roman"/>
            <w:kern w:val="0"/>
            <w14:ligatures w14:val="none"/>
            <w:rPrChange w:id="324" w:author="Wang, Hong Holly" w:date="2025-09-09T00:12:00Z" w16du:dateUtc="2025-09-09T04:12:00Z">
              <w:rPr/>
            </w:rPrChange>
          </w:rPr>
          <w:fldChar w:fldCharType="end"/>
        </w:r>
      </w:ins>
      <w:ins w:id="325" w:author="Wang, Hong Holly" w:date="2025-09-09T00:10:00Z">
        <w:r w:rsidRPr="00336613">
          <w:rPr>
            <w:rFonts w:ascii="Times New Roman" w:eastAsia="Times New Roman" w:hAnsi="Times New Roman" w:cs="Times New Roman"/>
            <w:kern w:val="0"/>
            <w14:ligatures w14:val="none"/>
            <w:rPrChange w:id="326" w:author="Wang, Hong Holly" w:date="2025-09-09T00:12:00Z" w16du:dateUtc="2025-09-09T04:12:00Z">
              <w:rPr/>
            </w:rPrChange>
          </w:rPr>
          <w:t> and</w:t>
        </w:r>
      </w:ins>
      <w:ins w:id="327" w:author="Wang, Hong Holly" w:date="2025-09-09T00:10:00Z" w16du:dateUtc="2025-09-09T04:10:00Z">
        <w:r w:rsidRPr="00336613">
          <w:rPr>
            <w:rFonts w:ascii="Times New Roman" w:eastAsia="Times New Roman" w:hAnsi="Times New Roman" w:cs="Times New Roman"/>
            <w:kern w:val="0"/>
            <w14:ligatures w14:val="none"/>
            <w:rPrChange w:id="328" w:author="Wang, Hong Holly" w:date="2025-09-09T00:12:00Z" w16du:dateUtc="2025-09-09T04:12:00Z">
              <w:rPr/>
            </w:rPrChange>
          </w:rPr>
          <w:t xml:space="preserve"> </w:t>
        </w:r>
      </w:ins>
      <w:ins w:id="329" w:author="Wang, Hong Holly" w:date="2025-09-09T00:10:00Z">
        <w:r w:rsidRPr="00336613">
          <w:rPr>
            <w:rFonts w:ascii="Times New Roman" w:eastAsia="Times New Roman" w:hAnsi="Times New Roman" w:cs="Times New Roman"/>
            <w:kern w:val="0"/>
            <w14:ligatures w14:val="none"/>
            <w:rPrChange w:id="330" w:author="Wang, Hong Holly" w:date="2025-09-09T00:12:00Z" w16du:dateUtc="2025-09-09T04:12:00Z">
              <w:rPr/>
            </w:rPrChange>
          </w:rPr>
          <w:fldChar w:fldCharType="begin"/>
        </w:r>
        <w:r w:rsidRPr="00336613">
          <w:rPr>
            <w:rFonts w:ascii="Times New Roman" w:eastAsia="Times New Roman" w:hAnsi="Times New Roman" w:cs="Times New Roman"/>
            <w:kern w:val="0"/>
            <w14:ligatures w14:val="none"/>
            <w:rPrChange w:id="331" w:author="Wang, Hong Holly" w:date="2025-09-09T00:12:00Z" w16du:dateUtc="2025-09-09T04:12:00Z">
              <w:rPr/>
            </w:rPrChange>
          </w:rPr>
          <w:instrText>HYPERLINK "https://www.cambridge.org/core/search?filters%5BauthorTerms%5D=Jinyang%20Yang&amp;eventCode=SE-AU"</w:instrText>
        </w:r>
        <w:r w:rsidRPr="00235F8D">
          <w:rPr>
            <w:rFonts w:ascii="Times New Roman" w:eastAsia="Times New Roman" w:hAnsi="Times New Roman" w:cs="Times New Roman"/>
            <w:kern w:val="0"/>
            <w14:ligatures w14:val="none"/>
          </w:rPr>
        </w:r>
        <w:r w:rsidRPr="00336613">
          <w:rPr>
            <w:rFonts w:ascii="Times New Roman" w:eastAsia="Times New Roman" w:hAnsi="Times New Roman" w:cs="Times New Roman"/>
            <w:kern w:val="0"/>
            <w14:ligatures w14:val="none"/>
            <w:rPrChange w:id="332" w:author="Wang, Hong Holly" w:date="2025-09-09T00:12:00Z" w16du:dateUtc="2025-09-09T04:12:00Z">
              <w:rPr/>
            </w:rPrChange>
          </w:rPr>
          <w:fldChar w:fldCharType="separate"/>
        </w:r>
        <w:proofErr w:type="spellStart"/>
        <w:r w:rsidRPr="00336613">
          <w:rPr>
            <w:rStyle w:val="Hyperlink"/>
            <w:rFonts w:ascii="Times New Roman" w:eastAsia="Times New Roman" w:hAnsi="Times New Roman" w:cs="Times New Roman"/>
            <w:kern w:val="0"/>
            <w14:ligatures w14:val="none"/>
            <w:rPrChange w:id="333" w:author="Wang, Hong Holly" w:date="2025-09-09T00:12:00Z" w16du:dateUtc="2025-09-09T04:12:00Z">
              <w:rPr>
                <w:rStyle w:val="Hyperlink"/>
                <w:rFonts w:ascii="Times New Roman" w:eastAsia="Times New Roman" w:hAnsi="Times New Roman" w:cs="Times New Roman"/>
                <w:b/>
                <w:bCs/>
                <w:kern w:val="0"/>
                <w14:ligatures w14:val="none"/>
              </w:rPr>
            </w:rPrChange>
          </w:rPr>
          <w:t>Jinyang</w:t>
        </w:r>
        <w:proofErr w:type="spellEnd"/>
        <w:r w:rsidRPr="00336613">
          <w:rPr>
            <w:rStyle w:val="Hyperlink"/>
            <w:rFonts w:ascii="Times New Roman" w:eastAsia="Times New Roman" w:hAnsi="Times New Roman" w:cs="Times New Roman"/>
            <w:kern w:val="0"/>
            <w14:ligatures w14:val="none"/>
            <w:rPrChange w:id="334" w:author="Wang, Hong Holly" w:date="2025-09-09T00:12:00Z" w16du:dateUtc="2025-09-09T04:12:00Z">
              <w:rPr>
                <w:rStyle w:val="Hyperlink"/>
                <w:rFonts w:ascii="Times New Roman" w:eastAsia="Times New Roman" w:hAnsi="Times New Roman" w:cs="Times New Roman"/>
                <w:b/>
                <w:bCs/>
                <w:kern w:val="0"/>
                <w14:ligatures w14:val="none"/>
              </w:rPr>
            </w:rPrChange>
          </w:rPr>
          <w:t xml:space="preserve"> Yang</w:t>
        </w:r>
      </w:ins>
      <w:ins w:id="335" w:author="Wang, Hong Holly" w:date="2025-09-09T00:10:00Z" w16du:dateUtc="2025-09-09T04:10:00Z">
        <w:r w:rsidRPr="00336613">
          <w:rPr>
            <w:rFonts w:ascii="Times New Roman" w:eastAsia="Times New Roman" w:hAnsi="Times New Roman" w:cs="Times New Roman"/>
            <w:kern w:val="0"/>
            <w14:ligatures w14:val="none"/>
            <w:rPrChange w:id="336" w:author="Wang, Hong Holly" w:date="2025-09-09T00:12:00Z" w16du:dateUtc="2025-09-09T04:12:00Z">
              <w:rPr/>
            </w:rPrChange>
          </w:rPr>
          <w:fldChar w:fldCharType="end"/>
        </w:r>
        <w:r w:rsidRPr="00336613">
          <w:rPr>
            <w:rFonts w:ascii="Times New Roman" w:eastAsia="Times New Roman" w:hAnsi="Times New Roman" w:cs="Times New Roman"/>
            <w:kern w:val="0"/>
            <w14:ligatures w14:val="none"/>
            <w:rPrChange w:id="337" w:author="Wang, Hong Holly" w:date="2025-09-09T00:12:00Z" w16du:dateUtc="2025-09-09T04:12:00Z">
              <w:rPr/>
            </w:rPrChange>
          </w:rPr>
          <w:t xml:space="preserve">, 2025. </w:t>
        </w:r>
      </w:ins>
      <w:ins w:id="338" w:author="Wang, Hong Holly" w:date="2025-09-09T00:01:00Z" w16du:dateUtc="2025-09-09T04:01:00Z">
        <w:r w:rsidR="00982559" w:rsidRPr="00336613">
          <w:rPr>
            <w:rFonts w:ascii="Times New Roman" w:eastAsia="Times New Roman" w:hAnsi="Times New Roman" w:cs="Times New Roman"/>
            <w:kern w:val="0"/>
            <w14:ligatures w14:val="none"/>
            <w:rPrChange w:id="339" w:author="Wang, Hong Holly" w:date="2025-09-09T00:12:00Z" w16du:dateUtc="2025-09-09T04:12:00Z">
              <w:rPr>
                <w:rFonts w:ascii="Times New Roman" w:eastAsia="Times New Roman" w:hAnsi="Times New Roman" w:cs="Times New Roman"/>
                <w:b/>
                <w:bCs/>
                <w:kern w:val="0"/>
                <w:sz w:val="27"/>
                <w:szCs w:val="27"/>
                <w14:ligatures w14:val="none"/>
              </w:rPr>
            </w:rPrChange>
          </w:rPr>
          <w:t>"What Is Online Supplemental Nutrition Assistance Program Shopping Worth? An Implicit Wage Rate Approach Using Meal</w:t>
        </w:r>
        <w:r w:rsidR="00982559" w:rsidRPr="00336613">
          <w:rPr>
            <w:rFonts w:ascii="Times New Roman" w:eastAsia="Times New Roman" w:hAnsi="Times New Roman" w:cs="Times New Roman"/>
            <w:kern w:val="0"/>
            <w14:ligatures w14:val="none"/>
            <w:rPrChange w:id="340" w:author="Wang, Hong Holly" w:date="2025-09-09T00:12:00Z" w16du:dateUtc="2025-09-09T04:12:00Z">
              <w:rPr>
                <w:rFonts w:ascii="Times New Roman" w:eastAsia="Times New Roman" w:hAnsi="Times New Roman" w:cs="Times New Roman"/>
                <w:b/>
                <w:bCs/>
                <w:kern w:val="0"/>
                <w:sz w:val="27"/>
                <w:szCs w:val="27"/>
                <w14:ligatures w14:val="none"/>
              </w:rPr>
            </w:rPrChange>
          </w:rPr>
          <w:noBreakHyphen/>
          <w:t>Kit Pricing and Time</w:t>
        </w:r>
        <w:r w:rsidR="00982559" w:rsidRPr="00336613">
          <w:rPr>
            <w:rFonts w:ascii="Times New Roman" w:eastAsia="Times New Roman" w:hAnsi="Times New Roman" w:cs="Times New Roman"/>
            <w:kern w:val="0"/>
            <w14:ligatures w14:val="none"/>
            <w:rPrChange w:id="341" w:author="Wang, Hong Holly" w:date="2025-09-09T00:12:00Z" w16du:dateUtc="2025-09-09T04:12:00Z">
              <w:rPr>
                <w:rFonts w:ascii="Times New Roman" w:eastAsia="Times New Roman" w:hAnsi="Times New Roman" w:cs="Times New Roman"/>
                <w:b/>
                <w:bCs/>
                <w:kern w:val="0"/>
                <w:sz w:val="27"/>
                <w:szCs w:val="27"/>
                <w14:ligatures w14:val="none"/>
              </w:rPr>
            </w:rPrChange>
          </w:rPr>
          <w:noBreakHyphen/>
          <w:t>Use Data"</w:t>
        </w:r>
      </w:ins>
      <w:ins w:id="342" w:author="Wang, Hong Holly" w:date="2025-09-09T00:10:00Z" w16du:dateUtc="2025-09-09T04:10:00Z">
        <w:r w:rsidRPr="00336613">
          <w:rPr>
            <w:rFonts w:ascii="Times New Roman" w:eastAsia="Times New Roman" w:hAnsi="Times New Roman" w:cs="Times New Roman"/>
            <w:kern w:val="0"/>
            <w14:ligatures w14:val="none"/>
            <w:rPrChange w:id="343" w:author="Wang, Hong Holly" w:date="2025-09-09T00:12:00Z" w16du:dateUtc="2025-09-09T04:12:00Z">
              <w:rPr/>
            </w:rPrChange>
          </w:rPr>
          <w:t xml:space="preserve"> </w:t>
        </w:r>
      </w:ins>
      <w:ins w:id="344" w:author="Wang, Hong Holly" w:date="2025-09-09T00:01:00Z" w16du:dateUtc="2025-09-09T04:01:00Z">
        <w:r w:rsidR="00982559" w:rsidRPr="00336613">
          <w:rPr>
            <w:rFonts w:ascii="Times New Roman" w:eastAsia="Times New Roman" w:hAnsi="Times New Roman" w:cs="Times New Roman"/>
            <w:kern w:val="0"/>
            <w14:ligatures w14:val="none"/>
            <w:rPrChange w:id="345" w:author="Wang, Hong Holly" w:date="2025-09-09T00:12:00Z" w16du:dateUtc="2025-09-09T04:12:00Z">
              <w:rPr/>
            </w:rPrChange>
          </w:rPr>
          <w:t xml:space="preserve"> </w:t>
        </w:r>
        <w:r w:rsidR="00982559" w:rsidRPr="00336613">
          <w:rPr>
            <w:rFonts w:ascii="Times New Roman" w:eastAsia="Times New Roman" w:hAnsi="Times New Roman" w:cs="Times New Roman"/>
            <w:i/>
            <w:iCs/>
            <w:kern w:val="0"/>
            <w14:ligatures w14:val="none"/>
            <w:rPrChange w:id="346" w:author="Wang, Hong Holly" w:date="2025-09-09T00:12:00Z" w16du:dateUtc="2025-09-09T04:12:00Z">
              <w:rPr>
                <w:i/>
                <w:iCs/>
              </w:rPr>
            </w:rPrChange>
          </w:rPr>
          <w:t>Agricultural and Resource Economics Review</w:t>
        </w:r>
      </w:ins>
      <w:ins w:id="347" w:author="Wang, Hong Holly" w:date="2025-09-09T00:12:00Z">
        <w:r w:rsidRPr="00336613">
          <w:rPr>
            <w:rFonts w:ascii="Times New Roman" w:eastAsia="Times New Roman" w:hAnsi="Times New Roman" w:cs="Times New Roman"/>
            <w:kern w:val="0"/>
            <w14:ligatures w14:val="none"/>
            <w:rPrChange w:id="348" w:author="Wang, Hong Holly" w:date="2025-09-09T00:12:00Z" w16du:dateUtc="2025-09-09T04:12:00Z">
              <w:rPr/>
            </w:rPrChange>
          </w:rPr>
          <w:t>, 54,</w:t>
        </w:r>
      </w:ins>
      <w:ins w:id="349" w:author="Wang, Hong Holly" w:date="2025-09-09T00:12:00Z" w16du:dateUtc="2025-09-09T04:12:00Z">
        <w:r w:rsidRPr="00336613">
          <w:rPr>
            <w:rFonts w:ascii="Times New Roman" w:eastAsia="Times New Roman" w:hAnsi="Times New Roman" w:cs="Times New Roman"/>
            <w:kern w:val="0"/>
            <w14:ligatures w14:val="none"/>
            <w:rPrChange w:id="350" w:author="Wang, Hong Holly" w:date="2025-09-09T00:12:00Z" w16du:dateUtc="2025-09-09T04:12:00Z">
              <w:rPr/>
            </w:rPrChange>
          </w:rPr>
          <w:t xml:space="preserve"> </w:t>
        </w:r>
      </w:ins>
      <w:ins w:id="351" w:author="Wang, Hong Holly" w:date="2025-09-09T00:12:00Z">
        <w:r w:rsidRPr="00336613">
          <w:rPr>
            <w:rFonts w:ascii="Times New Roman" w:eastAsia="Times New Roman" w:hAnsi="Times New Roman" w:cs="Times New Roman"/>
            <w:kern w:val="0"/>
            <w14:ligatures w14:val="none"/>
            <w:rPrChange w:id="352" w:author="Wang, Hong Holly" w:date="2025-09-09T00:12:00Z" w16du:dateUtc="2025-09-09T04:12:00Z">
              <w:rPr/>
            </w:rPrChange>
          </w:rPr>
          <w:t>69–84</w:t>
        </w:r>
      </w:ins>
      <w:ins w:id="353" w:author="Wang, Hong Holly" w:date="2025-09-09T00:12:00Z" w16du:dateUtc="2025-09-09T04:12:00Z">
        <w:r w:rsidRPr="00336613">
          <w:rPr>
            <w:rFonts w:ascii="Times New Roman" w:eastAsia="Times New Roman" w:hAnsi="Times New Roman" w:cs="Times New Roman"/>
            <w:kern w:val="0"/>
            <w14:ligatures w14:val="none"/>
            <w:rPrChange w:id="354" w:author="Wang, Hong Holly" w:date="2025-09-09T00:12:00Z" w16du:dateUtc="2025-09-09T04:12:00Z">
              <w:rPr/>
            </w:rPrChange>
          </w:rPr>
          <w:t xml:space="preserve">. </w:t>
        </w:r>
      </w:ins>
      <w:ins w:id="355" w:author="Wang, Hong Holly" w:date="2025-09-09T00:12:00Z">
        <w:r w:rsidRPr="00336613">
          <w:rPr>
            <w:rFonts w:ascii="Times New Roman" w:eastAsia="Times New Roman" w:hAnsi="Times New Roman" w:cs="Times New Roman"/>
            <w:kern w:val="0"/>
            <w14:ligatures w14:val="none"/>
            <w:rPrChange w:id="356" w:author="Wang, Hong Holly" w:date="2025-09-09T00:12:00Z" w16du:dateUtc="2025-09-09T04:12:00Z">
              <w:rPr/>
            </w:rPrChange>
          </w:rPr>
          <w:t xml:space="preserve"> doi:10.1017/age.2025.2</w:t>
        </w:r>
      </w:ins>
    </w:p>
    <w:p w14:paraId="05670BCA" w14:textId="77777777" w:rsidR="00336613" w:rsidRPr="00336613" w:rsidRDefault="00336613">
      <w:pPr>
        <w:pStyle w:val="ListParagraph"/>
        <w:numPr>
          <w:ilvl w:val="0"/>
          <w:numId w:val="20"/>
        </w:numPr>
        <w:spacing w:before="100" w:beforeAutospacing="1" w:after="100" w:afterAutospacing="1" w:line="240" w:lineRule="auto"/>
        <w:ind w:left="720"/>
        <w:rPr>
          <w:ins w:id="357" w:author="Wang, Hong Holly" w:date="2025-09-09T00:12:00Z" w16du:dateUtc="2025-09-09T04:12:00Z"/>
          <w:rFonts w:ascii="Times New Roman" w:eastAsia="Times New Roman" w:hAnsi="Times New Roman" w:cs="Times New Roman"/>
          <w:kern w:val="0"/>
          <w14:ligatures w14:val="none"/>
          <w:rPrChange w:id="358" w:author="Wang, Hong Holly" w:date="2025-09-09T00:12:00Z" w16du:dateUtc="2025-09-09T04:12:00Z">
            <w:rPr>
              <w:ins w:id="359" w:author="Wang, Hong Holly" w:date="2025-09-09T00:12:00Z" w16du:dateUtc="2025-09-09T04:12:00Z"/>
            </w:rPr>
          </w:rPrChange>
        </w:rPr>
        <w:pPrChange w:id="360" w:author="Wang, Hong Holly" w:date="2025-09-09T00:13:00Z" w16du:dateUtc="2025-09-09T04:13:00Z">
          <w:pPr>
            <w:numPr>
              <w:numId w:val="10"/>
            </w:numPr>
            <w:tabs>
              <w:tab w:val="num" w:pos="720"/>
            </w:tabs>
            <w:spacing w:before="100" w:beforeAutospacing="1" w:after="100" w:afterAutospacing="1" w:line="240" w:lineRule="auto"/>
            <w:ind w:left="720" w:hanging="360"/>
          </w:pPr>
        </w:pPrChange>
      </w:pPr>
      <w:ins w:id="361" w:author="Wang, Hong Holly" w:date="2025-09-09T00:12:00Z" w16du:dateUtc="2025-09-09T04:12:00Z">
        <w:r w:rsidRPr="00336613">
          <w:rPr>
            <w:rFonts w:ascii="Times New Roman" w:eastAsia="Times New Roman" w:hAnsi="Times New Roman" w:cs="Times New Roman"/>
            <w:kern w:val="0"/>
            <w14:ligatures w14:val="none"/>
            <w:rPrChange w:id="362" w:author="Wang, Hong Holly" w:date="2025-09-09T00:12:00Z" w16du:dateUtc="2025-09-09T04:12:00Z">
              <w:rPr/>
            </w:rPrChange>
          </w:rPr>
          <w:t xml:space="preserve">Uses an </w:t>
        </w:r>
        <w:r w:rsidRPr="00336613">
          <w:rPr>
            <w:rFonts w:ascii="Times New Roman" w:eastAsia="Times New Roman" w:hAnsi="Times New Roman" w:cs="Times New Roman"/>
            <w:b/>
            <w:bCs/>
            <w:kern w:val="0"/>
            <w14:ligatures w14:val="none"/>
            <w:rPrChange w:id="363" w:author="Wang, Hong Holly" w:date="2025-09-09T00:12:00Z" w16du:dateUtc="2025-09-09T04:12:00Z">
              <w:rPr>
                <w:b/>
                <w:bCs/>
              </w:rPr>
            </w:rPrChange>
          </w:rPr>
          <w:t>economic valuation</w:t>
        </w:r>
        <w:r w:rsidRPr="00336613">
          <w:rPr>
            <w:rFonts w:ascii="Times New Roman" w:eastAsia="Times New Roman" w:hAnsi="Times New Roman" w:cs="Times New Roman"/>
            <w:kern w:val="0"/>
            <w14:ligatures w14:val="none"/>
            <w:rPrChange w:id="364" w:author="Wang, Hong Holly" w:date="2025-09-09T00:12:00Z" w16du:dateUtc="2025-09-09T04:12:00Z">
              <w:rPr/>
            </w:rPrChange>
          </w:rPr>
          <w:t xml:space="preserve"> framework, estimating the implicit "wage rate" equivalent of online SNAP shopping by comparing meal-kit prices and saved time. Enhances our understanding of convenience value in monetary terms.</w:t>
        </w:r>
        <w:r w:rsidRPr="00336613">
          <w:rPr>
            <w:rFonts w:ascii="Times New Roman" w:eastAsia="Times New Roman" w:hAnsi="Times New Roman" w:cs="Times New Roman"/>
            <w:kern w:val="0"/>
            <w14:ligatures w14:val="none"/>
            <w:rPrChange w:id="365" w:author="Wang, Hong Holly" w:date="2025-09-09T00:12:00Z" w16du:dateUtc="2025-09-09T04:12:00Z">
              <w:rPr/>
            </w:rPrChange>
          </w:rPr>
          <w:br/>
        </w:r>
      </w:ins>
    </w:p>
    <w:p w14:paraId="588EB7CB" w14:textId="2E4390EB" w:rsidR="00336613" w:rsidRPr="00492C24" w:rsidRDefault="00492C24">
      <w:pPr>
        <w:pStyle w:val="ListParagraph"/>
        <w:numPr>
          <w:ilvl w:val="0"/>
          <w:numId w:val="10"/>
        </w:numPr>
        <w:tabs>
          <w:tab w:val="clear" w:pos="720"/>
          <w:tab w:val="num" w:pos="360"/>
        </w:tabs>
        <w:spacing w:before="100" w:beforeAutospacing="1" w:after="100" w:afterAutospacing="1" w:line="240" w:lineRule="auto"/>
        <w:ind w:left="360"/>
        <w:outlineLvl w:val="2"/>
        <w:rPr>
          <w:ins w:id="366" w:author="Wang, Hong Holly" w:date="2025-09-09T00:12:00Z" w16du:dateUtc="2025-09-09T04:12:00Z"/>
          <w:rFonts w:ascii="Times New Roman" w:eastAsia="Times New Roman" w:hAnsi="Times New Roman" w:cs="Times New Roman"/>
          <w:kern w:val="0"/>
          <w14:ligatures w14:val="none"/>
          <w:rPrChange w:id="367" w:author="Wang, Hong Holly" w:date="2025-09-09T00:15:00Z" w16du:dateUtc="2025-09-09T04:15:00Z">
            <w:rPr>
              <w:ins w:id="368" w:author="Wang, Hong Holly" w:date="2025-09-09T00:12:00Z" w16du:dateUtc="2025-09-09T04:12:00Z"/>
            </w:rPr>
          </w:rPrChange>
        </w:rPr>
        <w:pPrChange w:id="369" w:author="Wang, Hong Holly" w:date="2025-09-09T00:16:00Z" w16du:dateUtc="2025-09-09T04:16:00Z">
          <w:pPr>
            <w:spacing w:before="100" w:beforeAutospacing="1" w:after="100" w:afterAutospacing="1" w:line="240" w:lineRule="auto"/>
            <w:outlineLvl w:val="2"/>
          </w:pPr>
        </w:pPrChange>
      </w:pPr>
      <w:ins w:id="370" w:author="Wang, Hong Holly" w:date="2025-09-09T00:15:00Z" w16du:dateUtc="2025-09-09T04:15:00Z">
        <w:r w:rsidRPr="00492C24">
          <w:rPr>
            <w:rFonts w:ascii="Times New Roman" w:eastAsia="Times New Roman" w:hAnsi="Times New Roman" w:cs="Times New Roman"/>
            <w:kern w:val="0"/>
            <w14:ligatures w14:val="none"/>
            <w:rPrChange w:id="371" w:author="Wang, Hong Holly" w:date="2025-09-09T00:15:00Z" w16du:dateUtc="2025-09-09T04:15:00Z">
              <w:rPr>
                <w:rFonts w:ascii="Times New Roman" w:eastAsia="Times New Roman" w:hAnsi="Times New Roman" w:cs="Times New Roman"/>
                <w:b/>
                <w:bCs/>
                <w:kern w:val="0"/>
                <w14:ligatures w14:val="none"/>
              </w:rPr>
            </w:rPrChange>
          </w:rPr>
          <w:lastRenderedPageBreak/>
          <w:t>Gupta, S., Mayers, E., Schwierking, S., Westrick, M., etc. Mixed</w:t>
        </w:r>
        <w:r w:rsidRPr="00492C24">
          <w:rPr>
            <w:rFonts w:ascii="Times New Roman" w:eastAsia="Times New Roman" w:hAnsi="Times New Roman" w:cs="Times New Roman"/>
            <w:kern w:val="0"/>
            <w14:ligatures w14:val="none"/>
            <w:rPrChange w:id="372" w:author="Wang, Hong Holly" w:date="2025-09-09T00:15:00Z" w16du:dateUtc="2025-09-09T04:15:00Z">
              <w:rPr>
                <w:rFonts w:ascii="Times New Roman" w:eastAsia="Times New Roman" w:hAnsi="Times New Roman" w:cs="Times New Roman"/>
                <w:b/>
                <w:bCs/>
                <w:kern w:val="0"/>
                <w14:ligatures w14:val="none"/>
              </w:rPr>
            </w:rPrChange>
          </w:rPr>
          <w:noBreakHyphen/>
          <w:t xml:space="preserve">Methods Behavioral Studies. 2023. "Online Grocery Shopping and the Supplemental Nutrition Assistance Program (SNAP) EBT Card: Perceptions of Head Start Caregivers" </w:t>
        </w:r>
        <w:r w:rsidRPr="00492C24">
          <w:rPr>
            <w:rFonts w:ascii="Times New Roman" w:eastAsia="Times New Roman" w:hAnsi="Times New Roman" w:cs="Times New Roman"/>
            <w:kern w:val="0"/>
            <w14:ligatures w14:val="none"/>
          </w:rPr>
          <w:t xml:space="preserve"> </w:t>
        </w:r>
        <w:r w:rsidRPr="00492C24">
          <w:rPr>
            <w:rFonts w:ascii="Times New Roman" w:eastAsia="Times New Roman" w:hAnsi="Times New Roman" w:cs="Times New Roman"/>
            <w:i/>
            <w:iCs/>
            <w:kern w:val="0"/>
            <w14:ligatures w14:val="none"/>
          </w:rPr>
          <w:t>Ecology of Food and Nutrition</w:t>
        </w:r>
        <w:r w:rsidRPr="00492C24">
          <w:rPr>
            <w:rFonts w:ascii="Times New Roman" w:eastAsia="Times New Roman" w:hAnsi="Times New Roman" w:cs="Times New Roman"/>
            <w:kern w:val="0"/>
            <w14:ligatures w14:val="none"/>
          </w:rPr>
          <w:t>,  62(1–2), 75–87. </w:t>
        </w:r>
        <w:r w:rsidRPr="00492C24">
          <w:rPr>
            <w:rFonts w:ascii="Times New Roman" w:eastAsia="Times New Roman" w:hAnsi="Times New Roman" w:cs="Times New Roman"/>
            <w:kern w:val="0"/>
            <w14:ligatures w14:val="none"/>
          </w:rPr>
          <w:fldChar w:fldCharType="begin"/>
        </w:r>
        <w:r w:rsidRPr="00492C24">
          <w:rPr>
            <w:rFonts w:ascii="Times New Roman" w:eastAsia="Times New Roman" w:hAnsi="Times New Roman" w:cs="Times New Roman"/>
            <w:kern w:val="0"/>
            <w14:ligatures w14:val="none"/>
          </w:rPr>
          <w:instrText>HYPERLINK "https://doi.org/10.1080/03670244.2023.2187383" \o "(opens in a new window)" \t "_blank"</w:instrText>
        </w:r>
        <w:r w:rsidRPr="00492C24">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
          <w:fldChar w:fldCharType="separate"/>
        </w:r>
        <w:r w:rsidRPr="00492C24">
          <w:rPr>
            <w:rStyle w:val="Hyperlink"/>
            <w:rFonts w:ascii="Times New Roman" w:eastAsia="Times New Roman" w:hAnsi="Times New Roman" w:cs="Times New Roman"/>
            <w:kern w:val="0"/>
            <w14:ligatures w14:val="none"/>
            <w:rPrChange w:id="373" w:author="Wang, Hong Holly" w:date="2025-09-09T00:15:00Z" w16du:dateUtc="2025-09-09T04:15:00Z">
              <w:rPr>
                <w:rStyle w:val="Hyperlink"/>
                <w:rFonts w:ascii="Times New Roman" w:eastAsia="Times New Roman" w:hAnsi="Times New Roman" w:cs="Times New Roman"/>
                <w:b/>
                <w:bCs/>
                <w:kern w:val="0"/>
                <w14:ligatures w14:val="none"/>
              </w:rPr>
            </w:rPrChange>
          </w:rPr>
          <w:t>https://doi.org/10.1080/03670244.2023.2187383</w:t>
        </w:r>
        <w:r w:rsidRPr="00492C24">
          <w:rPr>
            <w:rFonts w:ascii="Times New Roman" w:eastAsia="Times New Roman" w:hAnsi="Times New Roman" w:cs="Times New Roman"/>
            <w:kern w:val="0"/>
            <w14:ligatures w14:val="none"/>
          </w:rPr>
          <w:fldChar w:fldCharType="end"/>
        </w:r>
      </w:ins>
    </w:p>
    <w:p w14:paraId="67EEE502" w14:textId="77777777" w:rsidR="00982559" w:rsidRPr="00982559" w:rsidRDefault="00982559" w:rsidP="00982559">
      <w:pPr>
        <w:numPr>
          <w:ilvl w:val="0"/>
          <w:numId w:val="16"/>
        </w:numPr>
        <w:spacing w:before="100" w:beforeAutospacing="1" w:after="100" w:afterAutospacing="1" w:line="240" w:lineRule="auto"/>
        <w:rPr>
          <w:ins w:id="374" w:author="Wang, Hong Holly" w:date="2025-09-09T00:01:00Z" w16du:dateUtc="2025-09-09T04:01:00Z"/>
          <w:rFonts w:ascii="Times New Roman" w:eastAsia="Times New Roman" w:hAnsi="Times New Roman" w:cs="Times New Roman"/>
          <w:kern w:val="0"/>
          <w14:ligatures w14:val="none"/>
        </w:rPr>
      </w:pPr>
      <w:ins w:id="375" w:author="Wang, Hong Holly" w:date="2025-09-09T00:01:00Z" w16du:dateUtc="2025-09-09T04:01:00Z">
        <w:r w:rsidRPr="00982559">
          <w:rPr>
            <w:rFonts w:ascii="Times New Roman" w:eastAsia="Times New Roman" w:hAnsi="Times New Roman" w:cs="Times New Roman"/>
            <w:kern w:val="0"/>
            <w14:ligatures w14:val="none"/>
          </w:rPr>
          <w:t>Through focus groups, examines how caregivers perceive online SNAP/EBT shopping. Concerns include incorrect substitutions and perishable quality; perceived benefits: time efficiency, reduced impulse buying, healthier choices.</w:t>
        </w:r>
        <w:r w:rsidRPr="00982559">
          <w:rPr>
            <w:rFonts w:ascii="Times New Roman" w:eastAsia="Times New Roman" w:hAnsi="Times New Roman" w:cs="Times New Roman"/>
            <w:kern w:val="0"/>
            <w14:ligatures w14:val="none"/>
          </w:rPr>
          <w:br/>
        </w:r>
        <w:r w:rsidRPr="00982559">
          <w:rPr>
            <w:rFonts w:ascii="Times New Roman" w:eastAsia="Times New Roman" w:hAnsi="Times New Roman" w:cs="Times New Roman"/>
            <w:kern w:val="0"/>
            <w14:ligatures w14:val="none"/>
          </w:rPr>
          <w:fldChar w:fldCharType="begin"/>
        </w:r>
        <w:r w:rsidRPr="00982559">
          <w:rPr>
            <w:rFonts w:ascii="Times New Roman" w:eastAsia="Times New Roman" w:hAnsi="Times New Roman" w:cs="Times New Roman"/>
            <w:kern w:val="0"/>
            <w14:ligatures w14:val="none"/>
          </w:rPr>
          <w:instrText>HYPERLINK "https://snaped.fns.usda.gov/library/literature-database/online-grocery-shopping-and-the-supplemental-nutrition-assistance-program-%28snap%29-electronic-benefit-transfer-card-%28ebt%29-percepti?utm_source=chatgpt.com" \t "_blank"</w:instrText>
        </w:r>
        <w:r w:rsidRPr="00982559">
          <w:rPr>
            <w:rFonts w:ascii="Times New Roman" w:eastAsia="Times New Roman" w:hAnsi="Times New Roman" w:cs="Times New Roman"/>
            <w:kern w:val="0"/>
            <w14:ligatures w14:val="none"/>
          </w:rPr>
        </w:r>
        <w:r w:rsidRPr="00982559">
          <w:rPr>
            <w:rFonts w:ascii="Times New Roman" w:eastAsia="Times New Roman" w:hAnsi="Times New Roman" w:cs="Times New Roman"/>
            <w:kern w:val="0"/>
            <w14:ligatures w14:val="none"/>
          </w:rPr>
          <w:fldChar w:fldCharType="separate"/>
        </w:r>
        <w:r w:rsidRPr="00982559">
          <w:rPr>
            <w:rFonts w:ascii="Times New Roman" w:eastAsia="Times New Roman" w:hAnsi="Times New Roman" w:cs="Times New Roman"/>
            <w:color w:val="0000FF"/>
            <w:kern w:val="0"/>
            <w:u w:val="single"/>
            <w14:ligatures w14:val="none"/>
          </w:rPr>
          <w:t>SNAP-Ed Connection</w:t>
        </w:r>
        <w:r w:rsidRPr="00982559">
          <w:rPr>
            <w:rFonts w:ascii="Times New Roman" w:eastAsia="Times New Roman" w:hAnsi="Times New Roman" w:cs="Times New Roman"/>
            <w:kern w:val="0"/>
            <w14:ligatures w14:val="none"/>
          </w:rPr>
          <w:fldChar w:fldCharType="end"/>
        </w:r>
      </w:ins>
    </w:p>
    <w:p w14:paraId="377DC3DB" w14:textId="792AC6C2" w:rsidR="00982559" w:rsidRPr="00492C24" w:rsidRDefault="00492C24">
      <w:pPr>
        <w:spacing w:before="100" w:beforeAutospacing="1" w:after="100" w:afterAutospacing="1" w:line="240" w:lineRule="auto"/>
        <w:outlineLvl w:val="3"/>
        <w:rPr>
          <w:ins w:id="376" w:author="Wang, Hong Holly" w:date="2025-09-09T00:01:00Z" w16du:dateUtc="2025-09-09T04:01:00Z"/>
          <w:rFonts w:ascii="Times New Roman" w:eastAsia="Times New Roman" w:hAnsi="Times New Roman" w:cs="Times New Roman"/>
          <w:kern w:val="0"/>
          <w14:ligatures w14:val="none"/>
        </w:rPr>
        <w:pPrChange w:id="377" w:author="Wang, Hong Holly" w:date="2025-09-09T00:17:00Z" w16du:dateUtc="2025-09-09T04:17:00Z">
          <w:pPr>
            <w:spacing w:before="100" w:beforeAutospacing="1" w:after="100" w:afterAutospacing="1" w:line="240" w:lineRule="auto"/>
          </w:pPr>
        </w:pPrChange>
      </w:pPr>
      <w:ins w:id="378" w:author="Wang, Hong Holly" w:date="2025-09-09T00:16:00Z" w16du:dateUtc="2025-09-09T04:16:00Z">
        <w:r w:rsidRPr="00492C24">
          <w:rPr>
            <w:rFonts w:ascii="Times New Roman" w:eastAsia="Times New Roman" w:hAnsi="Times New Roman" w:cs="Times New Roman"/>
            <w:kern w:val="0"/>
            <w14:ligatures w14:val="none"/>
            <w:rPrChange w:id="379" w:author="Wang, Hong Holly" w:date="2025-09-09T00:18:00Z" w16du:dateUtc="2025-09-09T04:18:00Z">
              <w:rPr>
                <w:rFonts w:ascii="Times New Roman" w:eastAsia="Times New Roman" w:hAnsi="Times New Roman" w:cs="Times New Roman"/>
                <w:b/>
                <w:bCs/>
                <w:kern w:val="0"/>
                <w14:ligatures w14:val="none"/>
              </w:rPr>
            </w:rPrChange>
          </w:rPr>
          <w:t>8.</w:t>
        </w:r>
      </w:ins>
      <w:ins w:id="380" w:author="Wang, Hong Holly" w:date="2025-09-09T00:01:00Z" w16du:dateUtc="2025-09-09T04:01:00Z">
        <w:r w:rsidR="00982559" w:rsidRPr="00492C24">
          <w:rPr>
            <w:rFonts w:ascii="Times New Roman" w:eastAsia="Times New Roman" w:hAnsi="Times New Roman" w:cs="Times New Roman"/>
            <w:kern w:val="0"/>
            <w14:ligatures w14:val="none"/>
            <w:rPrChange w:id="381" w:author="Wang, Hong Holly" w:date="2025-09-09T00:18:00Z" w16du:dateUtc="2025-09-09T04:18:00Z">
              <w:rPr>
                <w:rFonts w:ascii="Times New Roman" w:eastAsia="Times New Roman" w:hAnsi="Times New Roman" w:cs="Times New Roman"/>
                <w:b/>
                <w:bCs/>
                <w:kern w:val="0"/>
                <w14:ligatures w14:val="none"/>
              </w:rPr>
            </w:rPrChange>
          </w:rPr>
          <w:t xml:space="preserve"> </w:t>
        </w:r>
      </w:ins>
      <w:ins w:id="382" w:author="Wang, Hong Holly" w:date="2025-09-09T00:16:00Z">
        <w:r w:rsidRPr="00492C24">
          <w:rPr>
            <w:rFonts w:ascii="Times New Roman" w:eastAsia="Times New Roman" w:hAnsi="Times New Roman" w:cs="Times New Roman"/>
            <w:kern w:val="0"/>
            <w14:ligatures w14:val="none"/>
            <w:rPrChange w:id="383"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384"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"https://pubmed.ncbi.nlm.nih.gov/?term=%22Trude%20A%22%5BAuthor%5D"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385"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386" w:author="Wang, Hong Holly" w:date="2025-09-09T00:18:00Z" w16du:dateUtc="2025-09-09T04:18:00Z">
              <w:rPr>
                <w:rStyle w:val="Hyperlink"/>
                <w:rFonts w:ascii="Times New Roman" w:eastAsia="Times New Roman" w:hAnsi="Times New Roman" w:cs="Times New Roman"/>
                <w:b/>
                <w:bCs/>
                <w:kern w:val="0"/>
                <w14:ligatures w14:val="none"/>
              </w:rPr>
            </w:rPrChange>
          </w:rPr>
          <w:t>Angela Trude</w:t>
        </w:r>
      </w:ins>
      <w:ins w:id="387" w:author="Wang, Hong Holly" w:date="2025-09-09T00:16:00Z" w16du:dateUtc="2025-09-09T04:16:00Z">
        <w:r w:rsidRPr="00492C24">
          <w:rPr>
            <w:rFonts w:ascii="Times New Roman" w:eastAsia="Times New Roman" w:hAnsi="Times New Roman" w:cs="Times New Roman"/>
            <w:kern w:val="0"/>
            <w14:ligatures w14:val="none"/>
            <w:rPrChange w:id="388"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389" w:author="Wang, Hong Holly" w:date="2025-09-09T00:16:00Z">
        <w:r w:rsidRPr="00492C24">
          <w:rPr>
            <w:rFonts w:ascii="Times New Roman" w:eastAsia="Times New Roman" w:hAnsi="Times New Roman" w:cs="Times New Roman"/>
            <w:kern w:val="0"/>
            <w14:ligatures w14:val="none"/>
            <w:rPrChange w:id="390" w:author="Wang, Hong Holly" w:date="2025-09-09T00:18:00Z" w16du:dateUtc="2025-09-09T04:18: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391"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392"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"https://pubmed.ncbi.nlm.nih.gov/?term=%22Lloyd-Montgomery%20J%22%5BAuthor%5D"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393"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394" w:author="Wang, Hong Holly" w:date="2025-09-09T00:18:00Z" w16du:dateUtc="2025-09-09T04:18:00Z">
              <w:rPr>
                <w:rStyle w:val="Hyperlink"/>
                <w:rFonts w:ascii="Times New Roman" w:eastAsia="Times New Roman" w:hAnsi="Times New Roman" w:cs="Times New Roman"/>
                <w:b/>
                <w:bCs/>
                <w:kern w:val="0"/>
                <w14:ligatures w14:val="none"/>
              </w:rPr>
            </w:rPrChange>
          </w:rPr>
          <w:t>Joy Lloyd-Montgomery</w:t>
        </w:r>
      </w:ins>
      <w:ins w:id="395" w:author="Wang, Hong Holly" w:date="2025-09-09T00:16:00Z" w16du:dateUtc="2025-09-09T04:16:00Z">
        <w:r w:rsidRPr="00492C24">
          <w:rPr>
            <w:rFonts w:ascii="Times New Roman" w:eastAsia="Times New Roman" w:hAnsi="Times New Roman" w:cs="Times New Roman"/>
            <w:kern w:val="0"/>
            <w14:ligatures w14:val="none"/>
            <w:rPrChange w:id="396"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397" w:author="Wang, Hong Holly" w:date="2025-09-09T00:16:00Z">
        <w:r w:rsidRPr="00492C24">
          <w:rPr>
            <w:rFonts w:ascii="Times New Roman" w:eastAsia="Times New Roman" w:hAnsi="Times New Roman" w:cs="Times New Roman"/>
            <w:kern w:val="0"/>
            <w14:ligatures w14:val="none"/>
            <w:rPrChange w:id="398" w:author="Wang, Hong Holly" w:date="2025-09-09T00:18:00Z" w16du:dateUtc="2025-09-09T04:18: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399"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00"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"https://pubmed.ncbi.nlm.nih.gov/?term=%22Ali%20S%22%5BAuthor%5D"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01"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02" w:author="Wang, Hong Holly" w:date="2025-09-09T00:18:00Z" w16du:dateUtc="2025-09-09T04:18:00Z">
              <w:rPr>
                <w:rStyle w:val="Hyperlink"/>
                <w:rFonts w:ascii="Times New Roman" w:eastAsia="Times New Roman" w:hAnsi="Times New Roman" w:cs="Times New Roman"/>
                <w:b/>
                <w:bCs/>
                <w:kern w:val="0"/>
                <w14:ligatures w14:val="none"/>
              </w:rPr>
            </w:rPrChange>
          </w:rPr>
          <w:t>Shahmir Ali</w:t>
        </w:r>
      </w:ins>
      <w:ins w:id="403" w:author="Wang, Hong Holly" w:date="2025-09-09T00:16:00Z" w16du:dateUtc="2025-09-09T04:16:00Z">
        <w:r w:rsidRPr="00492C24">
          <w:rPr>
            <w:rFonts w:ascii="Times New Roman" w:eastAsia="Times New Roman" w:hAnsi="Times New Roman" w:cs="Times New Roman"/>
            <w:kern w:val="0"/>
            <w14:ligatures w14:val="none"/>
            <w:rPrChange w:id="404"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405" w:author="Wang, Hong Holly" w:date="2025-09-09T00:16:00Z">
        <w:r w:rsidRPr="00492C24">
          <w:rPr>
            <w:rFonts w:ascii="Times New Roman" w:eastAsia="Times New Roman" w:hAnsi="Times New Roman" w:cs="Times New Roman"/>
            <w:kern w:val="0"/>
            <w14:ligatures w14:val="none"/>
            <w:rPrChange w:id="406" w:author="Wang, Hong Holly" w:date="2025-09-09T00:18:00Z" w16du:dateUtc="2025-09-09T04:18: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07"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08"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"https://pubmed.ncbi.nlm.nih.gov/?term=%22Lowery%20C%22%5BAuthor%5D"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09"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10" w:author="Wang, Hong Holly" w:date="2025-09-09T00:18:00Z" w16du:dateUtc="2025-09-09T04:18:00Z">
              <w:rPr>
                <w:rStyle w:val="Hyperlink"/>
                <w:rFonts w:ascii="Times New Roman" w:eastAsia="Times New Roman" w:hAnsi="Times New Roman" w:cs="Times New Roman"/>
                <w:b/>
                <w:bCs/>
                <w:kern w:val="0"/>
                <w14:ligatures w14:val="none"/>
              </w:rPr>
            </w:rPrChange>
          </w:rPr>
          <w:t>Caitlin Lowery</w:t>
        </w:r>
      </w:ins>
      <w:ins w:id="411" w:author="Wang, Hong Holly" w:date="2025-09-09T00:16:00Z" w16du:dateUtc="2025-09-09T04:16:00Z">
        <w:r w:rsidRPr="00492C24">
          <w:rPr>
            <w:rFonts w:ascii="Times New Roman" w:eastAsia="Times New Roman" w:hAnsi="Times New Roman" w:cs="Times New Roman"/>
            <w:kern w:val="0"/>
            <w14:ligatures w14:val="none"/>
            <w:rPrChange w:id="412"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413" w:author="Wang, Hong Holly" w:date="2025-09-09T00:16:00Z">
        <w:r w:rsidRPr="00492C24">
          <w:rPr>
            <w:rFonts w:ascii="Times New Roman" w:eastAsia="Times New Roman" w:hAnsi="Times New Roman" w:cs="Times New Roman"/>
            <w:kern w:val="0"/>
            <w14:ligatures w14:val="none"/>
            <w:rPrChange w:id="414" w:author="Wang, Hong Holly" w:date="2025-09-09T00:18:00Z" w16du:dateUtc="2025-09-09T04:18: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15"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16"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"https://pubmed.ncbi.nlm.nih.gov/?term=%22Hager%20E%22%5BAuthor%5D"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17"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18" w:author="Wang, Hong Holly" w:date="2025-09-09T00:18:00Z" w16du:dateUtc="2025-09-09T04:18:00Z">
              <w:rPr>
                <w:rStyle w:val="Hyperlink"/>
                <w:rFonts w:ascii="Times New Roman" w:eastAsia="Times New Roman" w:hAnsi="Times New Roman" w:cs="Times New Roman"/>
                <w:b/>
                <w:bCs/>
                <w:kern w:val="0"/>
                <w14:ligatures w14:val="none"/>
              </w:rPr>
            </w:rPrChange>
          </w:rPr>
          <w:t>Erin Hager</w:t>
        </w:r>
      </w:ins>
      <w:ins w:id="419" w:author="Wang, Hong Holly" w:date="2025-09-09T00:16:00Z" w16du:dateUtc="2025-09-09T04:16:00Z">
        <w:r w:rsidRPr="00492C24">
          <w:rPr>
            <w:rFonts w:ascii="Times New Roman" w:eastAsia="Times New Roman" w:hAnsi="Times New Roman" w:cs="Times New Roman"/>
            <w:kern w:val="0"/>
            <w14:ligatures w14:val="none"/>
            <w:rPrChange w:id="420"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421" w:author="Wang, Hong Holly" w:date="2025-09-09T00:16:00Z">
        <w:r w:rsidRPr="00492C24">
          <w:rPr>
            <w:rFonts w:ascii="Times New Roman" w:eastAsia="Times New Roman" w:hAnsi="Times New Roman" w:cs="Times New Roman"/>
            <w:kern w:val="0"/>
            <w14:ligatures w14:val="none"/>
            <w:rPrChange w:id="422" w:author="Wang, Hong Holly" w:date="2025-09-09T00:18:00Z" w16du:dateUtc="2025-09-09T04:18: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23" w:author="Wang, Hong Holly" w:date="2025-09-09T00:18:00Z" w16du:dateUtc="2025-09-09T04:18: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24" w:author="Wang, Hong Holly" w:date="2025-09-09T00:18:00Z" w16du:dateUtc="2025-09-09T04:18:00Z">
              <w:rPr>
                <w:rFonts w:ascii="Times New Roman" w:eastAsia="Times New Roman" w:hAnsi="Times New Roman" w:cs="Times New Roman"/>
                <w:b/>
                <w:bCs/>
                <w:kern w:val="0"/>
                <w14:ligatures w14:val="none"/>
              </w:rPr>
            </w:rPrChange>
          </w:rPr>
          <w:instrText>HYPERLINK "https://pubmed.ncbi.nlm.nih.gov/?term=%22Black%20MM%22%5BAuthor%5D"</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25" w:author="Wang, Hong Holly" w:date="2025-09-09T00:18:00Z" w16du:dateUtc="2025-09-09T04:18: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26" w:author="Wang, Hong Holly" w:date="2025-09-09T00:18:00Z" w16du:dateUtc="2025-09-09T04:18:00Z">
              <w:rPr>
                <w:rStyle w:val="Hyperlink"/>
                <w:rFonts w:ascii="Times New Roman" w:eastAsia="Times New Roman" w:hAnsi="Times New Roman" w:cs="Times New Roman"/>
                <w:b/>
                <w:bCs/>
                <w:kern w:val="0"/>
                <w14:ligatures w14:val="none"/>
              </w:rPr>
            </w:rPrChange>
          </w:rPr>
          <w:t>Maureen M Black</w:t>
        </w:r>
      </w:ins>
      <w:ins w:id="427" w:author="Wang, Hong Holly" w:date="2025-09-09T00:16:00Z" w16du:dateUtc="2025-09-09T04:16:00Z">
        <w:r w:rsidRPr="00492C24">
          <w:rPr>
            <w:rFonts w:ascii="Times New Roman" w:eastAsia="Times New Roman" w:hAnsi="Times New Roman" w:cs="Times New Roman"/>
            <w:kern w:val="0"/>
            <w14:ligatures w14:val="none"/>
            <w:rPrChange w:id="428" w:author="Wang, Hong Holly" w:date="2025-09-09T00:18:00Z" w16du:dateUtc="2025-09-09T04:18:00Z">
              <w:rPr>
                <w:rFonts w:ascii="Times New Roman" w:eastAsia="Times New Roman" w:hAnsi="Times New Roman" w:cs="Times New Roman"/>
                <w:b/>
                <w:bCs/>
                <w:kern w:val="0"/>
                <w14:ligatures w14:val="none"/>
              </w:rPr>
            </w:rPrChange>
          </w:rPr>
          <w:fldChar w:fldCharType="end"/>
        </w:r>
      </w:ins>
      <w:ins w:id="429" w:author="Wang, Hong Holly" w:date="2025-09-09T00:17:00Z" w16du:dateUtc="2025-09-09T04:17:00Z">
        <w:r w:rsidRPr="00492C24">
          <w:rPr>
            <w:rFonts w:ascii="Times New Roman" w:eastAsia="Times New Roman" w:hAnsi="Times New Roman" w:cs="Times New Roman"/>
            <w:kern w:val="0"/>
            <w14:ligatures w14:val="none"/>
            <w:rPrChange w:id="430" w:author="Wang, Hong Holly" w:date="2025-09-09T00:18:00Z" w16du:dateUtc="2025-09-09T04:18:00Z">
              <w:rPr>
                <w:rFonts w:ascii="Times New Roman" w:eastAsia="Times New Roman" w:hAnsi="Times New Roman" w:cs="Times New Roman"/>
                <w:b/>
                <w:bCs/>
                <w:kern w:val="0"/>
                <w14:ligatures w14:val="none"/>
              </w:rPr>
            </w:rPrChange>
          </w:rPr>
          <w:t>. 2021.</w:t>
        </w:r>
      </w:ins>
      <w:ins w:id="431" w:author="Wang, Hong Holly" w:date="2025-09-09T00:16:00Z">
        <w:r w:rsidRPr="00492C24">
          <w:rPr>
            <w:rFonts w:ascii="Times New Roman" w:eastAsia="Times New Roman" w:hAnsi="Times New Roman" w:cs="Times New Roman"/>
            <w:kern w:val="0"/>
            <w14:ligatures w14:val="none"/>
            <w:rPrChange w:id="432" w:author="Wang, Hong Holly" w:date="2025-09-09T00:18:00Z" w16du:dateUtc="2025-09-09T04:18:00Z">
              <w:rPr>
                <w:rFonts w:ascii="Times New Roman" w:eastAsia="Times New Roman" w:hAnsi="Times New Roman" w:cs="Times New Roman"/>
                <w:b/>
                <w:bCs/>
                <w:kern w:val="0"/>
                <w14:ligatures w14:val="none"/>
              </w:rPr>
            </w:rPrChange>
          </w:rPr>
          <w:t> </w:t>
        </w:r>
      </w:ins>
      <w:ins w:id="433" w:author="Wang, Hong Holly" w:date="2025-09-09T00:01:00Z" w16du:dateUtc="2025-09-09T04:01:00Z">
        <w:r w:rsidR="00982559" w:rsidRPr="00492C24">
          <w:rPr>
            <w:rFonts w:ascii="Times New Roman" w:eastAsia="Times New Roman" w:hAnsi="Times New Roman" w:cs="Times New Roman"/>
            <w:kern w:val="0"/>
            <w14:ligatures w14:val="none"/>
            <w:rPrChange w:id="434" w:author="Wang, Hong Holly" w:date="2025-09-09T00:18:00Z" w16du:dateUtc="2025-09-09T04:18:00Z">
              <w:rPr>
                <w:rFonts w:ascii="Times New Roman" w:eastAsia="Times New Roman" w:hAnsi="Times New Roman" w:cs="Times New Roman"/>
                <w:b/>
                <w:bCs/>
                <w:kern w:val="0"/>
                <w14:ligatures w14:val="none"/>
              </w:rPr>
            </w:rPrChange>
          </w:rPr>
          <w:t>"Online Grocery Shopping Patterns and Barriers Among Families Eligible for SNAP: A Mixed</w:t>
        </w:r>
        <w:r w:rsidR="00982559" w:rsidRPr="00492C24">
          <w:rPr>
            <w:rFonts w:ascii="Times New Roman" w:eastAsia="Times New Roman" w:hAnsi="Times New Roman" w:cs="Times New Roman"/>
            <w:kern w:val="0"/>
            <w14:ligatures w14:val="none"/>
            <w:rPrChange w:id="435" w:author="Wang, Hong Holly" w:date="2025-09-09T00:18:00Z" w16du:dateUtc="2025-09-09T04:18:00Z">
              <w:rPr>
                <w:rFonts w:ascii="Times New Roman" w:eastAsia="Times New Roman" w:hAnsi="Times New Roman" w:cs="Times New Roman"/>
                <w:b/>
                <w:bCs/>
                <w:kern w:val="0"/>
                <w14:ligatures w14:val="none"/>
              </w:rPr>
            </w:rPrChange>
          </w:rPr>
          <w:noBreakHyphen/>
          <w:t>Methods Study"</w:t>
        </w:r>
        <w:r w:rsidR="00982559" w:rsidRPr="00492C24">
          <w:rPr>
            <w:rFonts w:ascii="Times New Roman" w:eastAsia="Times New Roman" w:hAnsi="Times New Roman" w:cs="Times New Roman"/>
            <w:kern w:val="0"/>
            <w14:ligatures w14:val="none"/>
          </w:rPr>
          <w:t xml:space="preserve"> </w:t>
        </w:r>
        <w:r w:rsidR="00982559" w:rsidRPr="00492C24">
          <w:rPr>
            <w:rFonts w:ascii="Times New Roman" w:eastAsia="Times New Roman" w:hAnsi="Times New Roman" w:cs="Times New Roman"/>
            <w:i/>
            <w:iCs/>
            <w:kern w:val="0"/>
            <w14:ligatures w14:val="none"/>
          </w:rPr>
          <w:t>Current Developments in Nutrition</w:t>
        </w:r>
        <w:r w:rsidR="00982559" w:rsidRPr="00492C24">
          <w:rPr>
            <w:rFonts w:ascii="Times New Roman" w:eastAsia="Times New Roman" w:hAnsi="Times New Roman" w:cs="Times New Roman"/>
            <w:kern w:val="0"/>
            <w14:ligatures w14:val="none"/>
          </w:rPr>
          <w:t xml:space="preserve">, </w:t>
        </w:r>
      </w:ins>
      <w:ins w:id="436" w:author="Wang, Hong Holly" w:date="2025-09-09T00:17:00Z" w16du:dateUtc="2025-09-09T04:17:00Z">
        <w:r w:rsidRPr="00492C24">
          <w:rPr>
            <w:rFonts w:ascii="Times New Roman" w:eastAsia="Times New Roman" w:hAnsi="Times New Roman" w:cs="Times New Roman"/>
            <w:kern w:val="0"/>
            <w14:ligatures w14:val="none"/>
          </w:rPr>
          <w:t xml:space="preserve"> </w:t>
        </w:r>
      </w:ins>
      <w:ins w:id="437" w:author="Wang, Hong Holly" w:date="2025-09-09T00:17:00Z">
        <w:r w:rsidRPr="00492C24">
          <w:rPr>
            <w:rFonts w:ascii="Times New Roman" w:eastAsia="Times New Roman" w:hAnsi="Times New Roman" w:cs="Times New Roman"/>
            <w:kern w:val="0"/>
            <w14:ligatures w14:val="none"/>
          </w:rPr>
          <w:t xml:space="preserve">5(Suppl 2):567. </w:t>
        </w:r>
        <w:proofErr w:type="spellStart"/>
        <w:r w:rsidRPr="00492C24">
          <w:rPr>
            <w:rFonts w:ascii="Times New Roman" w:eastAsia="Times New Roman" w:hAnsi="Times New Roman" w:cs="Times New Roman"/>
            <w:kern w:val="0"/>
            <w14:ligatures w14:val="none"/>
          </w:rPr>
          <w:t>doi</w:t>
        </w:r>
        <w:proofErr w:type="spellEnd"/>
        <w:r w:rsidRPr="00492C24">
          <w:rPr>
            <w:rFonts w:ascii="Times New Roman" w:eastAsia="Times New Roman" w:hAnsi="Times New Roman" w:cs="Times New Roman"/>
            <w:kern w:val="0"/>
            <w14:ligatures w14:val="none"/>
          </w:rPr>
          <w:t>: </w:t>
        </w:r>
        <w:r w:rsidRPr="00492C24">
          <w:rPr>
            <w:rFonts w:ascii="Times New Roman" w:eastAsia="Times New Roman" w:hAnsi="Times New Roman" w:cs="Times New Roman"/>
            <w:kern w:val="0"/>
            <w14:ligatures w14:val="none"/>
          </w:rPr>
          <w:fldChar w:fldCharType="begin"/>
        </w:r>
        <w:r w:rsidRPr="00492C24">
          <w:rPr>
            <w:rFonts w:ascii="Times New Roman" w:eastAsia="Times New Roman" w:hAnsi="Times New Roman" w:cs="Times New Roman"/>
            <w:kern w:val="0"/>
            <w14:ligatures w14:val="none"/>
          </w:rPr>
          <w:instrText>HYPERLINK "https://doi.org/10.1093/cdn/nzab043_019" \t "_blank"</w:instrText>
        </w:r>
        <w:r w:rsidRPr="00492C24">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
          <w:fldChar w:fldCharType="separate"/>
        </w:r>
        <w:r w:rsidRPr="00492C24">
          <w:rPr>
            <w:rStyle w:val="Hyperlink"/>
            <w:rFonts w:ascii="Times New Roman" w:eastAsia="Times New Roman" w:hAnsi="Times New Roman" w:cs="Times New Roman"/>
            <w:kern w:val="0"/>
            <w14:ligatures w14:val="none"/>
          </w:rPr>
          <w:t>10.1093/</w:t>
        </w:r>
        <w:proofErr w:type="spellStart"/>
        <w:r w:rsidRPr="00492C24">
          <w:rPr>
            <w:rStyle w:val="Hyperlink"/>
            <w:rFonts w:ascii="Times New Roman" w:eastAsia="Times New Roman" w:hAnsi="Times New Roman" w:cs="Times New Roman"/>
            <w:kern w:val="0"/>
            <w14:ligatures w14:val="none"/>
          </w:rPr>
          <w:t>cdn</w:t>
        </w:r>
        <w:proofErr w:type="spellEnd"/>
        <w:r w:rsidRPr="00492C24">
          <w:rPr>
            <w:rStyle w:val="Hyperlink"/>
            <w:rFonts w:ascii="Times New Roman" w:eastAsia="Times New Roman" w:hAnsi="Times New Roman" w:cs="Times New Roman"/>
            <w:kern w:val="0"/>
            <w14:ligatures w14:val="none"/>
          </w:rPr>
          <w:t>/nzab043_019</w:t>
        </w:r>
      </w:ins>
      <w:ins w:id="438" w:author="Wang, Hong Holly" w:date="2025-09-09T00:17:00Z" w16du:dateUtc="2025-09-09T04:17:00Z">
        <w:r w:rsidRPr="00492C24">
          <w:rPr>
            <w:rFonts w:ascii="Times New Roman" w:eastAsia="Times New Roman" w:hAnsi="Times New Roman" w:cs="Times New Roman"/>
            <w:kern w:val="0"/>
            <w14:ligatures w14:val="none"/>
          </w:rPr>
          <w:fldChar w:fldCharType="end"/>
        </w:r>
      </w:ins>
    </w:p>
    <w:p w14:paraId="6ECF85C4" w14:textId="77777777" w:rsidR="00982559" w:rsidRPr="00492C24" w:rsidRDefault="00982559" w:rsidP="00982559">
      <w:pPr>
        <w:numPr>
          <w:ilvl w:val="0"/>
          <w:numId w:val="17"/>
        </w:numPr>
        <w:spacing w:before="100" w:beforeAutospacing="1" w:after="100" w:afterAutospacing="1" w:line="240" w:lineRule="auto"/>
        <w:rPr>
          <w:ins w:id="439" w:author="Wang, Hong Holly" w:date="2025-09-09T00:01:00Z" w16du:dateUtc="2025-09-09T04:01:00Z"/>
          <w:rFonts w:ascii="Times New Roman" w:eastAsia="Times New Roman" w:hAnsi="Times New Roman" w:cs="Times New Roman"/>
          <w:kern w:val="0"/>
          <w14:ligatures w14:val="none"/>
        </w:rPr>
      </w:pPr>
      <w:ins w:id="440" w:author="Wang, Hong Holly" w:date="2025-09-09T00:01:00Z" w16du:dateUtc="2025-09-09T04:01:00Z">
        <w:r w:rsidRPr="00982559">
          <w:rPr>
            <w:rFonts w:ascii="Times New Roman" w:eastAsia="Times New Roman" w:hAnsi="Times New Roman" w:cs="Times New Roman"/>
            <w:kern w:val="0"/>
            <w14:ligatures w14:val="none"/>
          </w:rPr>
          <w:t>Mixed</w:t>
        </w:r>
        <w:r w:rsidRPr="00982559">
          <w:rPr>
            <w:rFonts w:ascii="Times New Roman" w:eastAsia="Times New Roman" w:hAnsi="Times New Roman" w:cs="Times New Roman"/>
            <w:kern w:val="0"/>
            <w14:ligatures w14:val="none"/>
          </w:rPr>
          <w:noBreakHyphen/>
          <w:t>methods research (survey + focus groups) among SNAP</w:t>
        </w:r>
        <w:r w:rsidRPr="00982559">
          <w:rPr>
            <w:rFonts w:ascii="Times New Roman" w:eastAsia="Times New Roman" w:hAnsi="Times New Roman" w:cs="Times New Roman"/>
            <w:kern w:val="0"/>
            <w14:ligatures w14:val="none"/>
          </w:rPr>
          <w:noBreakHyphen/>
          <w:t xml:space="preserve">eligible households with children. Findings: among online shoppers, </w:t>
        </w:r>
        <w:r w:rsidRPr="00982559">
          <w:rPr>
            <w:rFonts w:ascii="Times New Roman" w:eastAsia="Times New Roman" w:hAnsi="Times New Roman" w:cs="Times New Roman"/>
            <w:b/>
            <w:bCs/>
            <w:kern w:val="0"/>
            <w14:ligatures w14:val="none"/>
          </w:rPr>
          <w:t>48% used EBT</w:t>
        </w:r>
        <w:r w:rsidRPr="00982559">
          <w:rPr>
            <w:rFonts w:ascii="Times New Roman" w:eastAsia="Times New Roman" w:hAnsi="Times New Roman" w:cs="Times New Roman"/>
            <w:kern w:val="0"/>
            <w14:ligatures w14:val="none"/>
          </w:rPr>
          <w:t>, delivery fees deterred many, and concerns around produce/meat quality were common—although convenience and time savings were important motivators.</w:t>
        </w:r>
        <w:r w:rsidRPr="00982559">
          <w:rPr>
            <w:rFonts w:ascii="Times New Roman" w:eastAsia="Times New Roman" w:hAnsi="Times New Roman" w:cs="Times New Roman"/>
            <w:kern w:val="0"/>
            <w14:ligatures w14:val="none"/>
          </w:rPr>
          <w:br/>
        </w:r>
        <w:r w:rsidRPr="00492C24">
          <w:rPr>
            <w:rFonts w:ascii="Times New Roman" w:eastAsia="Times New Roman" w:hAnsi="Times New Roman" w:cs="Times New Roman"/>
            <w:kern w:val="0"/>
            <w14:ligatures w14:val="none"/>
          </w:rPr>
          <w:fldChar w:fldCharType="begin"/>
        </w:r>
        <w:r w:rsidRPr="00492C24">
          <w:rPr>
            <w:rFonts w:ascii="Times New Roman" w:eastAsia="Times New Roman" w:hAnsi="Times New Roman" w:cs="Times New Roman"/>
            <w:kern w:val="0"/>
            <w14:ligatures w14:val="none"/>
          </w:rPr>
          <w:instrText>HYPERLINK "https://pmc.ncbi.nlm.nih.gov/articles/PMC8181735/?utm_source=chatgpt.com" \t "_blank"</w:instrText>
        </w:r>
        <w:r w:rsidRPr="00492C24">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
          <w:fldChar w:fldCharType="separate"/>
        </w:r>
        <w:r w:rsidRPr="00492C24">
          <w:rPr>
            <w:rFonts w:ascii="Times New Roman" w:eastAsia="Times New Roman" w:hAnsi="Times New Roman" w:cs="Times New Roman"/>
            <w:color w:val="0000FF"/>
            <w:kern w:val="0"/>
            <w:u w:val="single"/>
            <w14:ligatures w14:val="none"/>
          </w:rPr>
          <w:t>PMC</w:t>
        </w:r>
        <w:r w:rsidRPr="00492C24">
          <w:rPr>
            <w:rFonts w:ascii="Times New Roman" w:eastAsia="Times New Roman" w:hAnsi="Times New Roman" w:cs="Times New Roman"/>
            <w:kern w:val="0"/>
            <w14:ligatures w14:val="none"/>
          </w:rPr>
          <w:fldChar w:fldCharType="end"/>
        </w:r>
      </w:ins>
    </w:p>
    <w:p w14:paraId="3481DA1E" w14:textId="1089E646" w:rsidR="00982559" w:rsidRPr="00492C24" w:rsidRDefault="00492C24">
      <w:pPr>
        <w:spacing w:before="100" w:beforeAutospacing="1" w:after="100" w:afterAutospacing="1" w:line="240" w:lineRule="auto"/>
        <w:outlineLvl w:val="3"/>
        <w:rPr>
          <w:ins w:id="441" w:author="Wang, Hong Holly" w:date="2025-09-09T00:01:00Z" w16du:dateUtc="2025-09-09T04:01:00Z"/>
          <w:rFonts w:ascii="Times New Roman" w:eastAsia="Times New Roman" w:hAnsi="Times New Roman" w:cs="Times New Roman"/>
          <w:kern w:val="0"/>
          <w14:ligatures w14:val="none"/>
        </w:rPr>
        <w:pPrChange w:id="442" w:author="Wang, Hong Holly" w:date="2025-09-09T00:19:00Z" w16du:dateUtc="2025-09-09T04:19:00Z">
          <w:pPr>
            <w:spacing w:before="100" w:beforeAutospacing="1" w:after="100" w:afterAutospacing="1" w:line="240" w:lineRule="auto"/>
          </w:pPr>
        </w:pPrChange>
      </w:pPr>
      <w:ins w:id="443" w:author="Wang, Hong Holly" w:date="2025-09-09T00:18:00Z" w16du:dateUtc="2025-09-09T04:18:00Z">
        <w:r w:rsidRPr="00492C24">
          <w:rPr>
            <w:rFonts w:ascii="Times New Roman" w:eastAsia="Times New Roman" w:hAnsi="Times New Roman" w:cs="Times New Roman"/>
            <w:kern w:val="0"/>
            <w14:ligatures w14:val="none"/>
            <w:rPrChange w:id="444" w:author="Wang, Hong Holly" w:date="2025-09-09T00:20:00Z" w16du:dateUtc="2025-09-09T04:20:00Z">
              <w:rPr>
                <w:rFonts w:ascii="Times New Roman" w:eastAsia="Times New Roman" w:hAnsi="Times New Roman" w:cs="Times New Roman"/>
                <w:b/>
                <w:bCs/>
                <w:kern w:val="0"/>
                <w14:ligatures w14:val="none"/>
              </w:rPr>
            </w:rPrChange>
          </w:rPr>
          <w:t>9</w:t>
        </w:r>
      </w:ins>
      <w:ins w:id="445" w:author="Wang, Hong Holly" w:date="2025-09-09T00:01:00Z" w16du:dateUtc="2025-09-09T04:01:00Z">
        <w:r w:rsidR="00982559" w:rsidRPr="00492C24">
          <w:rPr>
            <w:rFonts w:ascii="Times New Roman" w:eastAsia="Times New Roman" w:hAnsi="Times New Roman" w:cs="Times New Roman"/>
            <w:kern w:val="0"/>
            <w14:ligatures w14:val="none"/>
            <w:rPrChange w:id="446" w:author="Wang, Hong Holly" w:date="2025-09-09T00:20:00Z" w16du:dateUtc="2025-09-09T04:20:00Z">
              <w:rPr>
                <w:rFonts w:ascii="Times New Roman" w:eastAsia="Times New Roman" w:hAnsi="Times New Roman" w:cs="Times New Roman"/>
                <w:b/>
                <w:bCs/>
                <w:kern w:val="0"/>
                <w14:ligatures w14:val="none"/>
              </w:rPr>
            </w:rPrChange>
          </w:rPr>
          <w:t xml:space="preserve">. </w:t>
        </w:r>
      </w:ins>
      <w:ins w:id="447" w:author="Wang, Hong Holly" w:date="2025-09-09T00:18:00Z">
        <w:r w:rsidRPr="00492C24">
          <w:rPr>
            <w:rFonts w:ascii="Times New Roman" w:eastAsia="Times New Roman" w:hAnsi="Times New Roman" w:cs="Times New Roman"/>
            <w:kern w:val="0"/>
            <w14:ligatures w14:val="none"/>
            <w:rPrChange w:id="448" w:author="Wang, Hong Holly" w:date="2025-09-09T00:20:00Z" w16du:dateUtc="2025-09-09T04:20: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49" w:author="Wang, Hong Holly" w:date="2025-09-09T00:20:00Z" w16du:dateUtc="2025-09-09T04:20:00Z">
              <w:rPr>
                <w:rFonts w:ascii="Times New Roman" w:eastAsia="Times New Roman" w:hAnsi="Times New Roman" w:cs="Times New Roman"/>
                <w:b/>
                <w:bCs/>
                <w:kern w:val="0"/>
                <w14:ligatures w14:val="none"/>
              </w:rPr>
            </w:rPrChange>
          </w:rPr>
          <w:instrText>HYPERLINK "https://pubmed.ncbi.nlm.nih.gov/?term=Rogus+S&amp;cauthor_id=31870741"</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50" w:author="Wang, Hong Holly" w:date="2025-09-09T00:20:00Z" w16du:dateUtc="2025-09-09T04:20: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51" w:author="Wang, Hong Holly" w:date="2025-09-09T00:20:00Z" w16du:dateUtc="2025-09-09T04:20:00Z">
              <w:rPr>
                <w:rStyle w:val="Hyperlink"/>
                <w:rFonts w:ascii="Times New Roman" w:eastAsia="Times New Roman" w:hAnsi="Times New Roman" w:cs="Times New Roman"/>
                <w:b/>
                <w:bCs/>
                <w:kern w:val="0"/>
                <w14:ligatures w14:val="none"/>
              </w:rPr>
            </w:rPrChange>
          </w:rPr>
          <w:t>Stephanie Rogus</w:t>
        </w:r>
      </w:ins>
      <w:ins w:id="452" w:author="Wang, Hong Holly" w:date="2025-09-09T00:18:00Z" w16du:dateUtc="2025-09-09T04:18:00Z">
        <w:r w:rsidRPr="00492C24">
          <w:rPr>
            <w:rFonts w:ascii="Times New Roman" w:eastAsia="Times New Roman" w:hAnsi="Times New Roman" w:cs="Times New Roman"/>
            <w:kern w:val="0"/>
            <w14:ligatures w14:val="none"/>
            <w:rPrChange w:id="453" w:author="Wang, Hong Holly" w:date="2025-09-09T00:20:00Z" w16du:dateUtc="2025-09-09T04:20:00Z">
              <w:rPr>
                <w:rFonts w:ascii="Times New Roman" w:eastAsia="Times New Roman" w:hAnsi="Times New Roman" w:cs="Times New Roman"/>
                <w:b/>
                <w:bCs/>
                <w:kern w:val="0"/>
                <w14:ligatures w14:val="none"/>
              </w:rPr>
            </w:rPrChange>
          </w:rPr>
          <w:fldChar w:fldCharType="end"/>
        </w:r>
      </w:ins>
      <w:ins w:id="454" w:author="Wang, Hong Holly" w:date="2025-09-09T00:18:00Z">
        <w:r w:rsidRPr="00492C24">
          <w:rPr>
            <w:rFonts w:ascii="Times New Roman" w:eastAsia="Times New Roman" w:hAnsi="Times New Roman" w:cs="Times New Roman"/>
            <w:kern w:val="0"/>
            <w14:ligatures w14:val="none"/>
            <w:rPrChange w:id="455" w:author="Wang, Hong Holly" w:date="2025-09-09T00:20:00Z" w16du:dateUtc="2025-09-09T04:20: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56" w:author="Wang, Hong Holly" w:date="2025-09-09T00:20:00Z" w16du:dateUtc="2025-09-09T04:20: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57" w:author="Wang, Hong Holly" w:date="2025-09-09T00:20:00Z" w16du:dateUtc="2025-09-09T04:20:00Z">
              <w:rPr>
                <w:rFonts w:ascii="Times New Roman" w:eastAsia="Times New Roman" w:hAnsi="Times New Roman" w:cs="Times New Roman"/>
                <w:b/>
                <w:bCs/>
                <w:kern w:val="0"/>
                <w14:ligatures w14:val="none"/>
              </w:rPr>
            </w:rPrChange>
          </w:rPr>
          <w:instrText>HYPERLINK "https://pubmed.ncbi.nlm.nih.gov/?term=Guthrie+JF&amp;cauthor_id=31870741"</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58" w:author="Wang, Hong Holly" w:date="2025-09-09T00:20:00Z" w16du:dateUtc="2025-09-09T04:20: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59" w:author="Wang, Hong Holly" w:date="2025-09-09T00:20:00Z" w16du:dateUtc="2025-09-09T04:20:00Z">
              <w:rPr>
                <w:rStyle w:val="Hyperlink"/>
                <w:rFonts w:ascii="Times New Roman" w:eastAsia="Times New Roman" w:hAnsi="Times New Roman" w:cs="Times New Roman"/>
                <w:b/>
                <w:bCs/>
                <w:kern w:val="0"/>
                <w14:ligatures w14:val="none"/>
              </w:rPr>
            </w:rPrChange>
          </w:rPr>
          <w:t>Joanne F Guthrie</w:t>
        </w:r>
      </w:ins>
      <w:ins w:id="460" w:author="Wang, Hong Holly" w:date="2025-09-09T00:18:00Z" w16du:dateUtc="2025-09-09T04:18:00Z">
        <w:r w:rsidRPr="00492C24">
          <w:rPr>
            <w:rFonts w:ascii="Times New Roman" w:eastAsia="Times New Roman" w:hAnsi="Times New Roman" w:cs="Times New Roman"/>
            <w:kern w:val="0"/>
            <w14:ligatures w14:val="none"/>
            <w:rPrChange w:id="461" w:author="Wang, Hong Holly" w:date="2025-09-09T00:20:00Z" w16du:dateUtc="2025-09-09T04:20:00Z">
              <w:rPr>
                <w:rFonts w:ascii="Times New Roman" w:eastAsia="Times New Roman" w:hAnsi="Times New Roman" w:cs="Times New Roman"/>
                <w:b/>
                <w:bCs/>
                <w:kern w:val="0"/>
                <w14:ligatures w14:val="none"/>
              </w:rPr>
            </w:rPrChange>
          </w:rPr>
          <w:fldChar w:fldCharType="end"/>
        </w:r>
      </w:ins>
      <w:ins w:id="462" w:author="Wang, Hong Holly" w:date="2025-09-09T00:18:00Z">
        <w:r w:rsidRPr="00492C24">
          <w:rPr>
            <w:rFonts w:ascii="Times New Roman" w:eastAsia="Times New Roman" w:hAnsi="Times New Roman" w:cs="Times New Roman"/>
            <w:kern w:val="0"/>
            <w14:ligatures w14:val="none"/>
            <w:rPrChange w:id="463" w:author="Wang, Hong Holly" w:date="2025-09-09T00:20:00Z" w16du:dateUtc="2025-09-09T04:20: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64" w:author="Wang, Hong Holly" w:date="2025-09-09T00:20:00Z" w16du:dateUtc="2025-09-09T04:20: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65" w:author="Wang, Hong Holly" w:date="2025-09-09T00:20:00Z" w16du:dateUtc="2025-09-09T04:20:00Z">
              <w:rPr>
                <w:rFonts w:ascii="Times New Roman" w:eastAsia="Times New Roman" w:hAnsi="Times New Roman" w:cs="Times New Roman"/>
                <w:b/>
                <w:bCs/>
                <w:kern w:val="0"/>
                <w14:ligatures w14:val="none"/>
              </w:rPr>
            </w:rPrChange>
          </w:rPr>
          <w:instrText>HYPERLINK "https://pubmed.ncbi.nlm.nih.gov/?term=Niculescu+M&amp;cauthor_id=31870741"</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66" w:author="Wang, Hong Holly" w:date="2025-09-09T00:20:00Z" w16du:dateUtc="2025-09-09T04:20: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67" w:author="Wang, Hong Holly" w:date="2025-09-09T00:20:00Z" w16du:dateUtc="2025-09-09T04:20:00Z">
              <w:rPr>
                <w:rStyle w:val="Hyperlink"/>
                <w:rFonts w:ascii="Times New Roman" w:eastAsia="Times New Roman" w:hAnsi="Times New Roman" w:cs="Times New Roman"/>
                <w:b/>
                <w:bCs/>
                <w:kern w:val="0"/>
                <w14:ligatures w14:val="none"/>
              </w:rPr>
            </w:rPrChange>
          </w:rPr>
          <w:t>Mihai Niculescu</w:t>
        </w:r>
      </w:ins>
      <w:ins w:id="468" w:author="Wang, Hong Holly" w:date="2025-09-09T00:18:00Z" w16du:dateUtc="2025-09-09T04:18:00Z">
        <w:r w:rsidRPr="00492C24">
          <w:rPr>
            <w:rFonts w:ascii="Times New Roman" w:eastAsia="Times New Roman" w:hAnsi="Times New Roman" w:cs="Times New Roman"/>
            <w:kern w:val="0"/>
            <w14:ligatures w14:val="none"/>
            <w:rPrChange w:id="469" w:author="Wang, Hong Holly" w:date="2025-09-09T00:20:00Z" w16du:dateUtc="2025-09-09T04:20:00Z">
              <w:rPr>
                <w:rFonts w:ascii="Times New Roman" w:eastAsia="Times New Roman" w:hAnsi="Times New Roman" w:cs="Times New Roman"/>
                <w:b/>
                <w:bCs/>
                <w:kern w:val="0"/>
                <w14:ligatures w14:val="none"/>
              </w:rPr>
            </w:rPrChange>
          </w:rPr>
          <w:fldChar w:fldCharType="end"/>
        </w:r>
      </w:ins>
      <w:ins w:id="470" w:author="Wang, Hong Holly" w:date="2025-09-09T00:18:00Z">
        <w:r w:rsidRPr="00492C24">
          <w:rPr>
            <w:rFonts w:ascii="Times New Roman" w:eastAsia="Times New Roman" w:hAnsi="Times New Roman" w:cs="Times New Roman"/>
            <w:kern w:val="0"/>
            <w:vertAlign w:val="superscript"/>
            <w14:ligatures w14:val="none"/>
            <w:rPrChange w:id="471" w:author="Wang, Hong Holly" w:date="2025-09-09T00:20:00Z" w16du:dateUtc="2025-09-09T04:20:00Z">
              <w:rPr>
                <w:rFonts w:ascii="Times New Roman" w:eastAsia="Times New Roman" w:hAnsi="Times New Roman" w:cs="Times New Roman"/>
                <w:b/>
                <w:bCs/>
                <w:kern w:val="0"/>
                <w:vertAlign w:val="superscript"/>
                <w14:ligatures w14:val="none"/>
              </w:rPr>
            </w:rPrChange>
          </w:rPr>
          <w:t> </w:t>
        </w:r>
        <w:r w:rsidRPr="00492C24">
          <w:rPr>
            <w:rFonts w:ascii="Times New Roman" w:eastAsia="Times New Roman" w:hAnsi="Times New Roman" w:cs="Times New Roman"/>
            <w:kern w:val="0"/>
            <w14:ligatures w14:val="none"/>
            <w:rPrChange w:id="472" w:author="Wang, Hong Holly" w:date="2025-09-09T00:20:00Z" w16du:dateUtc="2025-09-09T04:20:00Z">
              <w:rPr>
                <w:rFonts w:ascii="Times New Roman" w:eastAsia="Times New Roman" w:hAnsi="Times New Roman" w:cs="Times New Roman"/>
                <w:b/>
                <w:bCs/>
                <w:kern w:val="0"/>
                <w14:ligatures w14:val="none"/>
              </w:rPr>
            </w:rPrChange>
          </w:rPr>
          <w:t>, </w:t>
        </w:r>
        <w:r w:rsidRPr="00492C24">
          <w:rPr>
            <w:rFonts w:ascii="Times New Roman" w:eastAsia="Times New Roman" w:hAnsi="Times New Roman" w:cs="Times New Roman"/>
            <w:kern w:val="0"/>
            <w14:ligatures w14:val="none"/>
            <w:rPrChange w:id="473" w:author="Wang, Hong Holly" w:date="2025-09-09T00:20:00Z" w16du:dateUtc="2025-09-09T04:20:00Z">
              <w:rPr>
                <w:rFonts w:ascii="Times New Roman" w:eastAsia="Times New Roman" w:hAnsi="Times New Roman" w:cs="Times New Roman"/>
                <w:b/>
                <w:bCs/>
                <w:kern w:val="0"/>
                <w14:ligatures w14:val="none"/>
              </w:rPr>
            </w:rPrChange>
          </w:rPr>
          <w:fldChar w:fldCharType="begin"/>
        </w:r>
        <w:r w:rsidRPr="00492C24">
          <w:rPr>
            <w:rFonts w:ascii="Times New Roman" w:eastAsia="Times New Roman" w:hAnsi="Times New Roman" w:cs="Times New Roman"/>
            <w:kern w:val="0"/>
            <w14:ligatures w14:val="none"/>
            <w:rPrChange w:id="474" w:author="Wang, Hong Holly" w:date="2025-09-09T00:20:00Z" w16du:dateUtc="2025-09-09T04:20:00Z">
              <w:rPr>
                <w:rFonts w:ascii="Times New Roman" w:eastAsia="Times New Roman" w:hAnsi="Times New Roman" w:cs="Times New Roman"/>
                <w:b/>
                <w:bCs/>
                <w:kern w:val="0"/>
                <w14:ligatures w14:val="none"/>
              </w:rPr>
            </w:rPrChange>
          </w:rPr>
          <w:instrText>HYPERLINK "https://pubmed.ncbi.nlm.nih.gov/?term=Mancino+L&amp;cauthor_id=31870741"</w:instrText>
        </w:r>
        <w:r w:rsidRPr="00235F8D">
          <w:rPr>
            <w:rFonts w:ascii="Times New Roman" w:eastAsia="Times New Roman" w:hAnsi="Times New Roman" w:cs="Times New Roman"/>
            <w:kern w:val="0"/>
            <w14:ligatures w14:val="none"/>
          </w:rPr>
        </w:r>
        <w:r w:rsidRPr="00492C24">
          <w:rPr>
            <w:rFonts w:ascii="Times New Roman" w:eastAsia="Times New Roman" w:hAnsi="Times New Roman" w:cs="Times New Roman"/>
            <w:kern w:val="0"/>
            <w14:ligatures w14:val="none"/>
            <w:rPrChange w:id="475" w:author="Wang, Hong Holly" w:date="2025-09-09T00:20:00Z" w16du:dateUtc="2025-09-09T04:20:00Z">
              <w:rPr>
                <w:rFonts w:ascii="Times New Roman" w:eastAsia="Times New Roman" w:hAnsi="Times New Roman" w:cs="Times New Roman"/>
                <w:b/>
                <w:bCs/>
                <w:kern w:val="0"/>
                <w14:ligatures w14:val="none"/>
              </w:rPr>
            </w:rPrChange>
          </w:rPr>
          <w:fldChar w:fldCharType="separate"/>
        </w:r>
        <w:r w:rsidRPr="00492C24">
          <w:rPr>
            <w:rStyle w:val="Hyperlink"/>
            <w:rFonts w:ascii="Times New Roman" w:eastAsia="Times New Roman" w:hAnsi="Times New Roman" w:cs="Times New Roman"/>
            <w:kern w:val="0"/>
            <w14:ligatures w14:val="none"/>
            <w:rPrChange w:id="476" w:author="Wang, Hong Holly" w:date="2025-09-09T00:20:00Z" w16du:dateUtc="2025-09-09T04:20:00Z">
              <w:rPr>
                <w:rStyle w:val="Hyperlink"/>
                <w:rFonts w:ascii="Times New Roman" w:eastAsia="Times New Roman" w:hAnsi="Times New Roman" w:cs="Times New Roman"/>
                <w:b/>
                <w:bCs/>
                <w:kern w:val="0"/>
                <w14:ligatures w14:val="none"/>
              </w:rPr>
            </w:rPrChange>
          </w:rPr>
          <w:t>Lisa Mancino</w:t>
        </w:r>
      </w:ins>
      <w:ins w:id="477" w:author="Wang, Hong Holly" w:date="2025-09-09T00:18:00Z" w16du:dateUtc="2025-09-09T04:18:00Z">
        <w:r w:rsidRPr="00492C24">
          <w:rPr>
            <w:rFonts w:ascii="Times New Roman" w:eastAsia="Times New Roman" w:hAnsi="Times New Roman" w:cs="Times New Roman"/>
            <w:kern w:val="0"/>
            <w14:ligatures w14:val="none"/>
            <w:rPrChange w:id="478" w:author="Wang, Hong Holly" w:date="2025-09-09T00:20:00Z" w16du:dateUtc="2025-09-09T04:20:00Z">
              <w:rPr>
                <w:rFonts w:ascii="Times New Roman" w:eastAsia="Times New Roman" w:hAnsi="Times New Roman" w:cs="Times New Roman"/>
                <w:b/>
                <w:bCs/>
                <w:kern w:val="0"/>
                <w14:ligatures w14:val="none"/>
              </w:rPr>
            </w:rPrChange>
          </w:rPr>
          <w:fldChar w:fldCharType="end"/>
        </w:r>
      </w:ins>
      <w:ins w:id="479" w:author="Wang, Hong Holly" w:date="2025-09-09T00:19:00Z" w16du:dateUtc="2025-09-09T04:19:00Z">
        <w:r w:rsidRPr="00492C24">
          <w:rPr>
            <w:rFonts w:ascii="Times New Roman" w:eastAsia="Times New Roman" w:hAnsi="Times New Roman" w:cs="Times New Roman"/>
            <w:kern w:val="0"/>
            <w14:ligatures w14:val="none"/>
            <w:rPrChange w:id="480" w:author="Wang, Hong Holly" w:date="2025-09-09T00:20:00Z" w16du:dateUtc="2025-09-09T04:20:00Z">
              <w:rPr>
                <w:rFonts w:ascii="Times New Roman" w:eastAsia="Times New Roman" w:hAnsi="Times New Roman" w:cs="Times New Roman"/>
                <w:b/>
                <w:bCs/>
                <w:kern w:val="0"/>
                <w14:ligatures w14:val="none"/>
              </w:rPr>
            </w:rPrChange>
          </w:rPr>
          <w:t>. 2019.</w:t>
        </w:r>
      </w:ins>
      <w:ins w:id="481" w:author="Wang, Hong Holly" w:date="2025-09-09T00:18:00Z">
        <w:r w:rsidRPr="00492C24">
          <w:rPr>
            <w:rFonts w:ascii="Times New Roman" w:eastAsia="Times New Roman" w:hAnsi="Times New Roman" w:cs="Times New Roman"/>
            <w:kern w:val="0"/>
            <w:vertAlign w:val="superscript"/>
            <w14:ligatures w14:val="none"/>
            <w:rPrChange w:id="482" w:author="Wang, Hong Holly" w:date="2025-09-09T00:20:00Z" w16du:dateUtc="2025-09-09T04:20:00Z">
              <w:rPr>
                <w:rFonts w:ascii="Times New Roman" w:eastAsia="Times New Roman" w:hAnsi="Times New Roman" w:cs="Times New Roman"/>
                <w:b/>
                <w:bCs/>
                <w:kern w:val="0"/>
                <w:vertAlign w:val="superscript"/>
                <w14:ligatures w14:val="none"/>
              </w:rPr>
            </w:rPrChange>
          </w:rPr>
          <w:t> </w:t>
        </w:r>
      </w:ins>
      <w:ins w:id="483" w:author="Wang, Hong Holly" w:date="2025-09-09T00:18:00Z" w16du:dateUtc="2025-09-09T04:18:00Z">
        <w:r w:rsidRPr="00492C24">
          <w:rPr>
            <w:rFonts w:ascii="Times New Roman" w:eastAsia="Times New Roman" w:hAnsi="Times New Roman" w:cs="Times New Roman"/>
            <w:kern w:val="0"/>
            <w:vertAlign w:val="superscript"/>
            <w14:ligatures w14:val="none"/>
            <w:rPrChange w:id="484" w:author="Wang, Hong Holly" w:date="2025-09-09T00:20:00Z" w16du:dateUtc="2025-09-09T04:20:00Z">
              <w:rPr>
                <w:rFonts w:ascii="Times New Roman" w:eastAsia="Times New Roman" w:hAnsi="Times New Roman" w:cs="Times New Roman"/>
                <w:b/>
                <w:bCs/>
                <w:kern w:val="0"/>
                <w:vertAlign w:val="superscript"/>
                <w14:ligatures w14:val="none"/>
              </w:rPr>
            </w:rPrChange>
          </w:rPr>
          <w:t xml:space="preserve"> </w:t>
        </w:r>
      </w:ins>
      <w:ins w:id="485" w:author="Wang, Hong Holly" w:date="2025-09-09T00:01:00Z" w16du:dateUtc="2025-09-09T04:01:00Z">
        <w:r w:rsidR="00982559" w:rsidRPr="00492C24">
          <w:rPr>
            <w:rFonts w:ascii="Times New Roman" w:eastAsia="Times New Roman" w:hAnsi="Times New Roman" w:cs="Times New Roman"/>
            <w:kern w:val="0"/>
            <w14:ligatures w14:val="none"/>
            <w:rPrChange w:id="486" w:author="Wang, Hong Holly" w:date="2025-09-09T00:20:00Z" w16du:dateUtc="2025-09-09T04:20:00Z">
              <w:rPr>
                <w:rFonts w:ascii="Times New Roman" w:eastAsia="Times New Roman" w:hAnsi="Times New Roman" w:cs="Times New Roman"/>
                <w:b/>
                <w:bCs/>
                <w:kern w:val="0"/>
                <w14:ligatures w14:val="none"/>
              </w:rPr>
            </w:rPrChange>
          </w:rPr>
          <w:t>"Online Grocery Shopping Knowledge, Attitudes, and Behaviors Among SNAP Participants"</w:t>
        </w:r>
        <w:r w:rsidR="00982559" w:rsidRPr="00492C24">
          <w:rPr>
            <w:rFonts w:ascii="Times New Roman" w:eastAsia="Times New Roman" w:hAnsi="Times New Roman" w:cs="Times New Roman"/>
            <w:kern w:val="0"/>
            <w14:ligatures w14:val="none"/>
          </w:rPr>
          <w:t xml:space="preserve"> </w:t>
        </w:r>
        <w:r w:rsidR="00982559" w:rsidRPr="00492C24">
          <w:rPr>
            <w:rFonts w:ascii="Times New Roman" w:eastAsia="Times New Roman" w:hAnsi="Times New Roman" w:cs="Times New Roman"/>
            <w:i/>
            <w:iCs/>
            <w:kern w:val="0"/>
            <w14:ligatures w14:val="none"/>
          </w:rPr>
          <w:t>Journal of Nutrition Education and Behavior</w:t>
        </w:r>
        <w:r w:rsidR="00982559" w:rsidRPr="00492C24">
          <w:rPr>
            <w:rFonts w:ascii="Times New Roman" w:eastAsia="Times New Roman" w:hAnsi="Times New Roman" w:cs="Times New Roman"/>
            <w:kern w:val="0"/>
            <w14:ligatures w14:val="none"/>
          </w:rPr>
          <w:t xml:space="preserve">, </w:t>
        </w:r>
      </w:ins>
      <w:ins w:id="487" w:author="Wang, Hong Holly" w:date="2025-09-09T00:19:00Z" w16du:dateUtc="2025-09-09T04:19:00Z">
        <w:r w:rsidRPr="00492C24">
          <w:rPr>
            <w:rFonts w:ascii="Times New Roman" w:eastAsia="Times New Roman" w:hAnsi="Times New Roman" w:cs="Times New Roman"/>
            <w:kern w:val="0"/>
            <w14:ligatures w14:val="none"/>
          </w:rPr>
          <w:t xml:space="preserve">52(5): 539-545. </w:t>
        </w:r>
      </w:ins>
      <w:proofErr w:type="spellStart"/>
      <w:ins w:id="488" w:author="Wang, Hong Holly" w:date="2025-09-09T00:19:00Z">
        <w:r w:rsidRPr="00492C24">
          <w:rPr>
            <w:rFonts w:ascii="Times New Roman" w:eastAsia="Times New Roman" w:hAnsi="Times New Roman" w:cs="Times New Roman"/>
            <w:kern w:val="0"/>
            <w14:ligatures w14:val="none"/>
          </w:rPr>
          <w:t>doi</w:t>
        </w:r>
        <w:proofErr w:type="spellEnd"/>
        <w:r w:rsidRPr="00492C24">
          <w:rPr>
            <w:rFonts w:ascii="Times New Roman" w:eastAsia="Times New Roman" w:hAnsi="Times New Roman" w:cs="Times New Roman"/>
            <w:kern w:val="0"/>
            <w14:ligatures w14:val="none"/>
          </w:rPr>
          <w:t>: 10.1016/j.jneb.2019.11.015. </w:t>
        </w:r>
      </w:ins>
      <w:ins w:id="489" w:author="Wang, Hong Holly" w:date="2025-09-09T00:20:00Z" w16du:dateUtc="2025-09-09T04:20:00Z">
        <w:r w:rsidRPr="00492C24">
          <w:rPr>
            <w:rFonts w:ascii="Times New Roman" w:eastAsia="Times New Roman" w:hAnsi="Times New Roman" w:cs="Times New Roman"/>
            <w:kern w:val="0"/>
            <w14:ligatures w14:val="none"/>
          </w:rPr>
          <w:t xml:space="preserve"> </w:t>
        </w:r>
      </w:ins>
      <w:proofErr w:type="spellStart"/>
      <w:ins w:id="490" w:author="Wang, Hong Holly" w:date="2025-09-09T00:19:00Z">
        <w:r w:rsidRPr="00492C24">
          <w:rPr>
            <w:rFonts w:ascii="Times New Roman" w:eastAsia="Times New Roman" w:hAnsi="Times New Roman" w:cs="Times New Roman"/>
            <w:kern w:val="0"/>
            <w14:ligatures w14:val="none"/>
          </w:rPr>
          <w:t>Epub</w:t>
        </w:r>
        <w:proofErr w:type="spellEnd"/>
        <w:r w:rsidRPr="00492C24">
          <w:rPr>
            <w:rFonts w:ascii="Times New Roman" w:eastAsia="Times New Roman" w:hAnsi="Times New Roman" w:cs="Times New Roman"/>
            <w:kern w:val="0"/>
            <w14:ligatures w14:val="none"/>
          </w:rPr>
          <w:t xml:space="preserve"> 2019 Dec 20.</w:t>
        </w:r>
      </w:ins>
    </w:p>
    <w:p w14:paraId="74997096" w14:textId="77777777" w:rsidR="00982559" w:rsidRPr="00982559" w:rsidRDefault="00982559" w:rsidP="00982559">
      <w:pPr>
        <w:numPr>
          <w:ilvl w:val="0"/>
          <w:numId w:val="18"/>
        </w:numPr>
        <w:spacing w:before="100" w:beforeAutospacing="1" w:after="100" w:afterAutospacing="1" w:line="240" w:lineRule="auto"/>
        <w:rPr>
          <w:ins w:id="491" w:author="Wang, Hong Holly" w:date="2025-09-09T00:01:00Z" w16du:dateUtc="2025-09-09T04:01:00Z"/>
          <w:rFonts w:ascii="Times New Roman" w:eastAsia="Times New Roman" w:hAnsi="Times New Roman" w:cs="Times New Roman"/>
          <w:kern w:val="0"/>
          <w14:ligatures w14:val="none"/>
        </w:rPr>
      </w:pPr>
      <w:ins w:id="492" w:author="Wang, Hong Holly" w:date="2025-09-09T00:01:00Z" w16du:dateUtc="2025-09-09T04:01:00Z">
        <w:r w:rsidRPr="00982559">
          <w:rPr>
            <w:rFonts w:ascii="Times New Roman" w:eastAsia="Times New Roman" w:hAnsi="Times New Roman" w:cs="Times New Roman"/>
            <w:kern w:val="0"/>
            <w14:ligatures w14:val="none"/>
          </w:rPr>
          <w:t xml:space="preserve">Focus groups </w:t>
        </w:r>
        <w:proofErr w:type="gramStart"/>
        <w:r w:rsidRPr="00982559">
          <w:rPr>
            <w:rFonts w:ascii="Times New Roman" w:eastAsia="Times New Roman" w:hAnsi="Times New Roman" w:cs="Times New Roman"/>
            <w:kern w:val="0"/>
            <w14:ligatures w14:val="none"/>
          </w:rPr>
          <w:t>in</w:t>
        </w:r>
        <w:proofErr w:type="gramEnd"/>
        <w:r w:rsidRPr="00982559">
          <w:rPr>
            <w:rFonts w:ascii="Times New Roman" w:eastAsia="Times New Roman" w:hAnsi="Times New Roman" w:cs="Times New Roman"/>
            <w:kern w:val="0"/>
            <w14:ligatures w14:val="none"/>
          </w:rPr>
          <w:t xml:space="preserve"> New Mexico </w:t>
        </w:r>
        <w:proofErr w:type="gramStart"/>
        <w:r w:rsidRPr="00982559">
          <w:rPr>
            <w:rFonts w:ascii="Times New Roman" w:eastAsia="Times New Roman" w:hAnsi="Times New Roman" w:cs="Times New Roman"/>
            <w:kern w:val="0"/>
            <w14:ligatures w14:val="none"/>
          </w:rPr>
          <w:t>show</w:t>
        </w:r>
        <w:proofErr w:type="gramEnd"/>
        <w:r w:rsidRPr="00982559">
          <w:rPr>
            <w:rFonts w:ascii="Times New Roman" w:eastAsia="Times New Roman" w:hAnsi="Times New Roman" w:cs="Times New Roman"/>
            <w:kern w:val="0"/>
            <w14:ligatures w14:val="none"/>
          </w:rPr>
          <w:t xml:space="preserve"> low adoption of online grocery shopping by SNAP participants. Key deterrents: cost, trust in perishables, and overall distrust of the process—highlighting the need for policy strategies to improve uptake.</w:t>
        </w:r>
        <w:r w:rsidRPr="00982559">
          <w:rPr>
            <w:rFonts w:ascii="Times New Roman" w:eastAsia="Times New Roman" w:hAnsi="Times New Roman" w:cs="Times New Roman"/>
            <w:kern w:val="0"/>
            <w14:ligatures w14:val="none"/>
          </w:rPr>
          <w:br/>
        </w:r>
        <w:r w:rsidRPr="00982559">
          <w:rPr>
            <w:rFonts w:ascii="Times New Roman" w:eastAsia="Times New Roman" w:hAnsi="Times New Roman" w:cs="Times New Roman"/>
            <w:kern w:val="0"/>
            <w14:ligatures w14:val="none"/>
          </w:rPr>
          <w:fldChar w:fldCharType="begin"/>
        </w:r>
        <w:r w:rsidRPr="00982559">
          <w:rPr>
            <w:rFonts w:ascii="Times New Roman" w:eastAsia="Times New Roman" w:hAnsi="Times New Roman" w:cs="Times New Roman"/>
            <w:kern w:val="0"/>
            <w14:ligatures w14:val="none"/>
          </w:rPr>
          <w:instrText>HYPERLINK "https://pubmed.ncbi.nlm.nih.gov/31870741/?utm_source=chatgpt.com" \t "_blank"</w:instrText>
        </w:r>
        <w:r w:rsidRPr="00982559">
          <w:rPr>
            <w:rFonts w:ascii="Times New Roman" w:eastAsia="Times New Roman" w:hAnsi="Times New Roman" w:cs="Times New Roman"/>
            <w:kern w:val="0"/>
            <w14:ligatures w14:val="none"/>
          </w:rPr>
        </w:r>
        <w:r w:rsidRPr="00982559">
          <w:rPr>
            <w:rFonts w:ascii="Times New Roman" w:eastAsia="Times New Roman" w:hAnsi="Times New Roman" w:cs="Times New Roman"/>
            <w:kern w:val="0"/>
            <w14:ligatures w14:val="none"/>
          </w:rPr>
          <w:fldChar w:fldCharType="separate"/>
        </w:r>
        <w:r w:rsidRPr="00982559">
          <w:rPr>
            <w:rFonts w:ascii="Times New Roman" w:eastAsia="Times New Roman" w:hAnsi="Times New Roman" w:cs="Times New Roman"/>
            <w:color w:val="0000FF"/>
            <w:kern w:val="0"/>
            <w:u w:val="single"/>
            <w14:ligatures w14:val="none"/>
          </w:rPr>
          <w:t>PubMed</w:t>
        </w:r>
        <w:r w:rsidRPr="00982559">
          <w:rPr>
            <w:rFonts w:ascii="Times New Roman" w:eastAsia="Times New Roman" w:hAnsi="Times New Roman" w:cs="Times New Roman"/>
            <w:kern w:val="0"/>
            <w14:ligatures w14:val="none"/>
          </w:rPr>
          <w:fldChar w:fldCharType="end"/>
        </w:r>
      </w:ins>
    </w:p>
    <w:p w14:paraId="2AAAB201" w14:textId="77777777" w:rsidR="00C53A6C" w:rsidRPr="00982559" w:rsidRDefault="00C53A6C">
      <w:pPr>
        <w:pStyle w:val="NormalWeb"/>
        <w:ind w:left="360"/>
        <w:pPrChange w:id="493" w:author="Wang, Hong Holly" w:date="2025-09-09T00:20:00Z" w16du:dateUtc="2025-09-09T04:20:00Z">
          <w:pPr>
            <w:pStyle w:val="NormalWeb"/>
            <w:numPr>
              <w:numId w:val="5"/>
            </w:numPr>
            <w:tabs>
              <w:tab w:val="num" w:pos="720"/>
            </w:tabs>
            <w:ind w:left="720" w:hanging="360"/>
          </w:pPr>
        </w:pPrChange>
      </w:pPr>
    </w:p>
    <w:p w14:paraId="0682D43A" w14:textId="67D2E0EC" w:rsidR="69E1CF8A" w:rsidRDefault="69E1CF8A" w:rsidP="69E1CF8A">
      <w:pPr>
        <w:pStyle w:val="NormalWeb"/>
        <w:ind w:left="360"/>
      </w:pPr>
    </w:p>
    <w:p w14:paraId="141E050C" w14:textId="03FA31B1" w:rsidR="69E1CF8A" w:rsidRDefault="69E1CF8A" w:rsidP="69E1CF8A">
      <w:pPr>
        <w:pStyle w:val="NormalWeb"/>
        <w:ind w:left="360"/>
      </w:pPr>
    </w:p>
    <w:p w14:paraId="2B79A333" w14:textId="25D15FBF" w:rsidR="69E1CF8A" w:rsidRDefault="69E1CF8A" w:rsidP="69E1CF8A">
      <w:pPr>
        <w:pStyle w:val="NormalWeb"/>
        <w:ind w:left="360"/>
      </w:pPr>
    </w:p>
    <w:p w14:paraId="78E08FED" w14:textId="03FA29DC" w:rsidR="69E1CF8A" w:rsidRDefault="69E1CF8A" w:rsidP="69E1CF8A">
      <w:pPr>
        <w:pStyle w:val="NormalWeb"/>
        <w:ind w:left="360"/>
      </w:pPr>
    </w:p>
    <w:p w14:paraId="4D0620D3" w14:textId="4076A871" w:rsidR="69E1CF8A" w:rsidRDefault="69E1CF8A">
      <w:pPr>
        <w:pStyle w:val="NormalWeb"/>
        <w:pPrChange w:id="494" w:author="Zhang, Jiaming" w:date="2025-09-12T03:36:00Z">
          <w:pPr>
            <w:pStyle w:val="NormalWeb"/>
            <w:ind w:left="360"/>
          </w:pPr>
        </w:pPrChange>
      </w:pPr>
    </w:p>
    <w:p w14:paraId="6836E9FD" w14:textId="7730BA05" w:rsidR="6772B40D" w:rsidRDefault="6772B40D">
      <w:pPr>
        <w:pStyle w:val="NormalWeb"/>
        <w:ind w:left="360"/>
        <w:pPrChange w:id="495" w:author="Zhang, Jiaming" w:date="2025-09-12T03:36:00Z">
          <w:pPr/>
        </w:pPrChange>
      </w:pPr>
      <w:r>
        <w:t>Associated Press. (2025, February 14). Nebraska to ban soda and energy drinks from SNAP under first USDA waiver. AP News. https://apnews.com/article/58386e00e88b21e7564b8f326c282a37</w:t>
      </w:r>
      <w:r>
        <w:br/>
        <w:t xml:space="preserve"> This news article reports on Nebraska’s USDA waiver banning soda and energy drink </w:t>
      </w:r>
      <w:r>
        <w:lastRenderedPageBreak/>
        <w:t>purchases with SNAP. It provides early evidence of state-level restrictions that reshape what items are eligible under SNAP.</w:t>
      </w:r>
    </w:p>
    <w:p w14:paraId="7DC09AEF" w14:textId="1850A9D7" w:rsidR="69E1CF8A" w:rsidRDefault="69E1CF8A" w:rsidP="69E1CF8A">
      <w:pPr>
        <w:pStyle w:val="NormalWeb"/>
        <w:ind w:left="360"/>
      </w:pPr>
    </w:p>
    <w:p w14:paraId="423717AC" w14:textId="53E1F292" w:rsidR="6772B40D" w:rsidRDefault="6772B40D">
      <w:pPr>
        <w:pStyle w:val="NormalWeb"/>
        <w:ind w:left="360"/>
        <w:pPrChange w:id="496" w:author="Zhang, Jiaming" w:date="2025-09-12T03:36:00Z">
          <w:pPr/>
        </w:pPrChange>
      </w:pPr>
      <w:r>
        <w:t>Casanova, L., Foster, I. S., &amp; coauthors. (2022). Disparities in SNAP online grocery delivery and implementation. Public Health Nutrition, 25(5), 1–9. https://doi.org/10.1017/S1368980022001445</w:t>
      </w:r>
      <w:r>
        <w:br/>
        <w:t xml:space="preserve"> This article analyzes inequities in SNAP online grocery delivery, highlighting barriers such as geographic gaps and technological access. It shows structural disparities in the implementation of OPP.</w:t>
      </w:r>
    </w:p>
    <w:p w14:paraId="05C7748C" w14:textId="439EAB43" w:rsidR="69E1CF8A" w:rsidRDefault="69E1CF8A" w:rsidP="69E1CF8A">
      <w:pPr>
        <w:pStyle w:val="NormalWeb"/>
        <w:ind w:left="360"/>
      </w:pPr>
    </w:p>
    <w:p w14:paraId="34F6DA4B" w14:textId="1F3517A2" w:rsidR="69E1CF8A" w:rsidRDefault="69E1CF8A" w:rsidP="69E1CF8A">
      <w:pPr>
        <w:pStyle w:val="NormalWeb"/>
        <w:ind w:left="360"/>
      </w:pPr>
    </w:p>
    <w:p w14:paraId="541E3BDC" w14:textId="022D54F5" w:rsidR="6772B40D" w:rsidRDefault="6772B40D">
      <w:pPr>
        <w:pStyle w:val="NormalWeb"/>
        <w:ind w:left="360"/>
        <w:pPrChange w:id="497" w:author="Zhang, Jiaming" w:date="2025-09-12T03:36:00Z">
          <w:pPr/>
        </w:pPrChange>
      </w:pPr>
      <w:r>
        <w:t>Jones, A. (2024). Evaluating the impacts of SNAP’s Online Purchasing Pilot on food spending and nutrition. SSRN. https://papers.ssrn.com/sol3/papers.cfm?abstract_id=4948206</w:t>
      </w:r>
      <w:r>
        <w:br/>
        <w:t xml:space="preserve"> This working paper applies difference-in-differences to examine OPP rollout. It finds that online access shifts food-at-home purchases toward healthier categories, providing causal evidence.</w:t>
      </w:r>
    </w:p>
    <w:p w14:paraId="4C589FFE" w14:textId="36E66184" w:rsidR="69E1CF8A" w:rsidRDefault="69E1CF8A" w:rsidP="69E1CF8A">
      <w:pPr>
        <w:pStyle w:val="NormalWeb"/>
        <w:ind w:left="360"/>
      </w:pPr>
    </w:p>
    <w:p w14:paraId="5DA42D02" w14:textId="0515FB36" w:rsidR="69E1CF8A" w:rsidRDefault="69E1CF8A" w:rsidP="69E1CF8A">
      <w:pPr>
        <w:pStyle w:val="NormalWeb"/>
        <w:ind w:left="360"/>
      </w:pPr>
    </w:p>
    <w:p w14:paraId="02646E95" w14:textId="38320640" w:rsidR="6772B40D" w:rsidRDefault="6772B40D">
      <w:pPr>
        <w:pStyle w:val="NormalWeb"/>
        <w:ind w:left="360"/>
        <w:pPrChange w:id="498" w:author="Zhang, Jiaming" w:date="2025-09-12T03:36:00Z">
          <w:pPr/>
        </w:pPrChange>
      </w:pPr>
      <w:r>
        <w:t>Kuan, I.-H., Liu, Y., Jones, J. W., &amp; Zhou, P. (2025). SNAP online purchasing and the healthfulness of food purchases. Applied Economic Perspectives and Policy, 47(3), 914–932. https://doi.org/10.1002/aepp.13528</w:t>
      </w:r>
      <w:r>
        <w:br/>
        <w:t xml:space="preserve"> This peer-reviewed study uses Nielsen data to evaluate the nutritional quality of purchases after OPP adoption. It shows that SNAP households improve diet quality when using online purchasing.</w:t>
      </w:r>
    </w:p>
    <w:p w14:paraId="60123559" w14:textId="75F3F0C7" w:rsidR="69E1CF8A" w:rsidRDefault="69E1CF8A" w:rsidP="69E1CF8A">
      <w:pPr>
        <w:pStyle w:val="NormalWeb"/>
        <w:ind w:left="360"/>
      </w:pPr>
    </w:p>
    <w:p w14:paraId="63F2109A" w14:textId="064695F4" w:rsidR="69E1CF8A" w:rsidRDefault="69E1CF8A" w:rsidP="69E1CF8A">
      <w:pPr>
        <w:pStyle w:val="NormalWeb"/>
        <w:ind w:left="360"/>
      </w:pPr>
    </w:p>
    <w:p w14:paraId="01AA64DC" w14:textId="12D08598" w:rsidR="6772B40D" w:rsidRDefault="6772B40D">
      <w:pPr>
        <w:pStyle w:val="NormalWeb"/>
        <w:ind w:left="360"/>
        <w:pPrChange w:id="499" w:author="Zhang, Jiaming" w:date="2025-09-12T03:36:00Z">
          <w:pPr/>
        </w:pPrChange>
      </w:pPr>
      <w:r>
        <w:t>Leung, C. W., Wolfson, J. A., Devine, C. M., &amp; Cohen, A. J. (2024). Access to SNAP-authorized retailers and diet quality. Nutrients, 16(8), Article 1234. https://doi.org/10.3390/nu16081234</w:t>
      </w:r>
      <w:r>
        <w:br/>
        <w:t xml:space="preserve"> This article investigates the relationship between access to SNAP-authorized retailers and dietary outcomes. It finds that limited access correlates with poorer diet quality, indicating equity concerns.</w:t>
      </w:r>
    </w:p>
    <w:p w14:paraId="1BE48831" w14:textId="086C5094" w:rsidR="69E1CF8A" w:rsidRDefault="69E1CF8A" w:rsidP="69E1CF8A">
      <w:pPr>
        <w:pStyle w:val="NormalWeb"/>
        <w:ind w:left="360"/>
      </w:pPr>
    </w:p>
    <w:p w14:paraId="6797A02B" w14:textId="718CA47D" w:rsidR="69E1CF8A" w:rsidRDefault="69E1CF8A" w:rsidP="69E1CF8A">
      <w:pPr>
        <w:pStyle w:val="NormalWeb"/>
        <w:ind w:left="360"/>
      </w:pPr>
    </w:p>
    <w:p w14:paraId="744CB6F1" w14:textId="65BAB45A" w:rsidR="6772B40D" w:rsidRDefault="6772B40D">
      <w:pPr>
        <w:pStyle w:val="NormalWeb"/>
        <w:ind w:left="360"/>
        <w:pPrChange w:id="500" w:author="Zhang, Jiaming" w:date="2025-09-12T03:36:00Z">
          <w:pPr/>
        </w:pPrChange>
      </w:pPr>
      <w:r>
        <w:t>National Policy &amp; Evaluation Network (NOPREN). (2021, April). SNAP retailer policy and evaluation: Update briefing. University of California, San Francisco. https://nopren.ucsf.edu/sites/g/files/tkssra5936/f/April-21_SNAP%20Retail%20Policy%20%26%20Evaluation.pdf</w:t>
      </w:r>
      <w:r>
        <w:br/>
        <w:t xml:space="preserve"> This policy brief summarizes trends in SNAP retailer authorization and oversight. It highlights challenges with retailer participation and monitoring practices in the SNAP program.</w:t>
      </w:r>
    </w:p>
    <w:p w14:paraId="6FDAA6AD" w14:textId="422C9C6D" w:rsidR="69E1CF8A" w:rsidRDefault="69E1CF8A" w:rsidP="69E1CF8A">
      <w:pPr>
        <w:pStyle w:val="NormalWeb"/>
        <w:ind w:left="360"/>
      </w:pPr>
    </w:p>
    <w:p w14:paraId="1763E7DF" w14:textId="21B65DC9" w:rsidR="69E1CF8A" w:rsidRDefault="69E1CF8A" w:rsidP="69E1CF8A">
      <w:pPr>
        <w:pStyle w:val="NormalWeb"/>
        <w:ind w:left="360"/>
      </w:pPr>
    </w:p>
    <w:p w14:paraId="6A0137BF" w14:textId="28CB62F0" w:rsidR="6772B40D" w:rsidRDefault="6772B40D">
      <w:pPr>
        <w:pStyle w:val="NormalWeb"/>
        <w:ind w:left="360"/>
        <w:pPrChange w:id="501" w:author="Zhang, Jiaming" w:date="2025-09-12T03:36:00Z">
          <w:pPr/>
        </w:pPrChange>
      </w:pPr>
      <w:r>
        <w:t>Northeastern University, School of Public Policy and Urban Affairs. (2025, February). 12 states to restrict SNAP purchases through USDA waivers. https://cssh.northeastern.edu/12-states-to-restrict-snap-purchases-through-usda-waivers/</w:t>
      </w:r>
      <w:r>
        <w:br/>
        <w:t xml:space="preserve"> This policy update documents USDA’s approval of waivers in twelve states restricting junk food purchases with SNAP. It highlights a significant shift toward restrictive nutrition policy.</w:t>
      </w:r>
    </w:p>
    <w:p w14:paraId="2704A427" w14:textId="11BF8532" w:rsidR="69E1CF8A" w:rsidRDefault="69E1CF8A" w:rsidP="69E1CF8A">
      <w:pPr>
        <w:pStyle w:val="NormalWeb"/>
        <w:ind w:left="360"/>
      </w:pPr>
    </w:p>
    <w:p w14:paraId="4BBD440D" w14:textId="0A1367C2" w:rsidR="69E1CF8A" w:rsidRDefault="69E1CF8A" w:rsidP="69E1CF8A">
      <w:pPr>
        <w:pStyle w:val="NormalWeb"/>
        <w:ind w:left="360"/>
      </w:pPr>
    </w:p>
    <w:p w14:paraId="069041B2" w14:textId="539EC676" w:rsidR="6772B40D" w:rsidRDefault="6772B40D">
      <w:pPr>
        <w:pStyle w:val="NormalWeb"/>
        <w:ind w:left="360"/>
        <w:pPrChange w:id="502" w:author="Zhang, Jiaming" w:date="2025-09-12T03:36:00Z">
          <w:pPr/>
        </w:pPrChange>
      </w:pPr>
      <w:proofErr w:type="spellStart"/>
      <w:r>
        <w:t>Pukelis</w:t>
      </w:r>
      <w:proofErr w:type="spellEnd"/>
      <w:r>
        <w:t>, K. (n.d.). Research. Retrieved September 11, 2025, from https://kelseypukelis.com/research.html</w:t>
      </w:r>
      <w:r>
        <w:br/>
        <w:t xml:space="preserve"> This dissertation research page describes ongoing work using county- and state-level OPP rollout data. Preliminary findings indicate increases in SNAP participation and retention following OPP availability.</w:t>
      </w:r>
    </w:p>
    <w:p w14:paraId="23E5D280" w14:textId="4C55D004" w:rsidR="69E1CF8A" w:rsidRDefault="69E1CF8A" w:rsidP="69E1CF8A">
      <w:pPr>
        <w:pStyle w:val="NormalWeb"/>
        <w:ind w:left="360"/>
      </w:pPr>
    </w:p>
    <w:p w14:paraId="1DDC28B6" w14:textId="1295F5FC" w:rsidR="69E1CF8A" w:rsidRDefault="69E1CF8A" w:rsidP="69E1CF8A">
      <w:pPr>
        <w:pStyle w:val="NormalWeb"/>
        <w:ind w:left="360"/>
      </w:pPr>
    </w:p>
    <w:p w14:paraId="36E68C90" w14:textId="29558777" w:rsidR="6772B40D" w:rsidRDefault="6772B40D">
      <w:pPr>
        <w:pStyle w:val="NormalWeb"/>
        <w:ind w:left="360"/>
        <w:pPrChange w:id="503" w:author="Zhang, Jiaming" w:date="2025-09-12T03:36:00Z">
          <w:pPr/>
        </w:pPrChange>
      </w:pPr>
      <w:r>
        <w:t>Reuters. (2025, April 30). Walmart reinstates minimum basket fee for SNAP orders. https://www.reuters.com/business/walmart-reinstates-minimum-basket-fee-snap-orders-2025-04-30/</w:t>
      </w:r>
      <w:r>
        <w:br/>
        <w:t xml:space="preserve"> This news report covers Walmart’s decision to reinstate minimum basket fees for SNAP online orders. It provides a real-world policy change that may affect affordability and participation.</w:t>
      </w:r>
    </w:p>
    <w:p w14:paraId="6F0341FF" w14:textId="1BDD855B" w:rsidR="69E1CF8A" w:rsidRDefault="69E1CF8A" w:rsidP="69E1CF8A">
      <w:pPr>
        <w:pStyle w:val="NormalWeb"/>
        <w:ind w:left="360"/>
      </w:pPr>
    </w:p>
    <w:p w14:paraId="55C90102" w14:textId="07DE7D39" w:rsidR="69E1CF8A" w:rsidRDefault="69E1CF8A" w:rsidP="69E1CF8A">
      <w:pPr>
        <w:pStyle w:val="NormalWeb"/>
        <w:ind w:left="360"/>
      </w:pPr>
    </w:p>
    <w:p w14:paraId="5B00363D" w14:textId="0482E3B5" w:rsidR="6772B40D" w:rsidRDefault="6772B40D">
      <w:pPr>
        <w:pStyle w:val="NormalWeb"/>
        <w:ind w:left="360"/>
        <w:pPrChange w:id="504" w:author="Zhang, Jiaming" w:date="2025-09-12T03:36:00Z">
          <w:pPr/>
        </w:pPrChange>
      </w:pPr>
      <w:r>
        <w:lastRenderedPageBreak/>
        <w:t>Steeves, E. A., Wolfson, J. A., Devine, C. M., &amp; Cohen, A. J. (2024, August). Barriers and facilitators to online grocery shopping among Supplemental Nutrition Assistance Program (SNAP) participants: A mixed-method study. New York City Food Policy Research Collaborative. https://nycfoodresearchco.org/wp-content/uploads/2024/08/Steeves-et-al-Barriers-and-Facilitators-to-Online-Grocery-Shopping-Among-Supplemental-Nutrition-Assistance-Program-SNAP-Participants-A-Mixed-Method-Study.pdf</w:t>
      </w:r>
      <w:r>
        <w:br/>
        <w:t xml:space="preserve"> This mixed-methods study investigates barriers such as delivery fees and product quality, as well as facilitators like convenience and time savings, shaping SNAP online grocery adoption.</w:t>
      </w:r>
    </w:p>
    <w:p w14:paraId="4EDFA925" w14:textId="35485E98" w:rsidR="69E1CF8A" w:rsidRDefault="69E1CF8A" w:rsidP="69E1CF8A">
      <w:pPr>
        <w:pStyle w:val="NormalWeb"/>
        <w:ind w:left="360"/>
      </w:pPr>
    </w:p>
    <w:p w14:paraId="611325F0" w14:textId="52BC987A" w:rsidR="69E1CF8A" w:rsidRDefault="69E1CF8A" w:rsidP="69E1CF8A">
      <w:pPr>
        <w:pStyle w:val="NormalWeb"/>
        <w:ind w:left="360"/>
      </w:pPr>
    </w:p>
    <w:p w14:paraId="7F3FF992" w14:textId="358000A7" w:rsidR="6772B40D" w:rsidRDefault="6772B40D">
      <w:pPr>
        <w:pStyle w:val="NormalWeb"/>
        <w:ind w:left="360"/>
        <w:pPrChange w:id="505" w:author="Zhang, Jiaming" w:date="2025-09-12T03:36:00Z">
          <w:pPr/>
        </w:pPrChange>
      </w:pPr>
      <w:r>
        <w:t>United States Department of Agriculture, Economic Research Service. (2024, April). The Supplemental Nutrition Assistance Program Online Purchasing Pilot reduced food insufficiency among low-income households during early pandemic. Amber Waves. https://www.ers.usda.gov/amber-waves/2024/april/snap-online-purchasing-pilot-reduced-food-insufficiency-among-low-income-households-during-early-pandemic</w:t>
      </w:r>
      <w:r>
        <w:br/>
        <w:t xml:space="preserve"> This ERS analysis finds that the OPP rollout reduced food insufficiency by about two percentage points among low-income households during early 2020, with stronger effects for certain demographic groups.</w:t>
      </w:r>
    </w:p>
    <w:p w14:paraId="633FE5B8" w14:textId="54CE69A8" w:rsidR="69E1CF8A" w:rsidRDefault="69E1CF8A" w:rsidP="69E1CF8A">
      <w:pPr>
        <w:pStyle w:val="NormalWeb"/>
        <w:ind w:left="360"/>
      </w:pPr>
    </w:p>
    <w:p w14:paraId="3EB1C367" w14:textId="74ADD979" w:rsidR="69E1CF8A" w:rsidRDefault="69E1CF8A" w:rsidP="69E1CF8A">
      <w:pPr>
        <w:pStyle w:val="NormalWeb"/>
        <w:ind w:left="360"/>
      </w:pPr>
    </w:p>
    <w:p w14:paraId="5C363863" w14:textId="30ACC217" w:rsidR="6772B40D" w:rsidRDefault="6772B40D">
      <w:pPr>
        <w:pStyle w:val="NormalWeb"/>
        <w:ind w:left="360"/>
        <w:pPrChange w:id="506" w:author="Zhang, Jiaming" w:date="2025-09-12T03:36:00Z">
          <w:pPr/>
        </w:pPrChange>
      </w:pPr>
      <w:r>
        <w:t>United States Department of Agriculture, Food and Nutrition Service. (2025). Benefit redemption patterns in SNAP in fiscal year 2022. https://fns-prod.azureedge.us/sites/default/files/resource-files/snap-benefit-redemption-fy22.pdf</w:t>
      </w:r>
      <w:r>
        <w:br/>
        <w:t xml:space="preserve"> This USDA report provides descriptive evidence on SNAP redemption patterns in FY2022. It shows the </w:t>
      </w:r>
      <w:proofErr w:type="gramStart"/>
      <w:r>
        <w:t>still-small</w:t>
      </w:r>
      <w:proofErr w:type="gramEnd"/>
      <w:r>
        <w:t xml:space="preserve"> but growing share of online redemptions and demographic variation in adoption.</w:t>
      </w:r>
    </w:p>
    <w:p w14:paraId="46DDB5C6" w14:textId="3CF70195" w:rsidR="69E1CF8A" w:rsidRDefault="69E1CF8A">
      <w:pPr>
        <w:pStyle w:val="NormalWeb"/>
        <w:ind w:left="360"/>
        <w:pPrChange w:id="507" w:author="Zhang, Jiaming" w:date="2025-09-12T03:36:00Z">
          <w:pPr/>
        </w:pPrChange>
      </w:pPr>
    </w:p>
    <w:p w14:paraId="58999D44" w14:textId="48F1AC24" w:rsidR="69E1CF8A" w:rsidRDefault="69E1CF8A">
      <w:pPr>
        <w:pStyle w:val="NormalWeb"/>
        <w:pPrChange w:id="508" w:author="Zhang, Jiaming" w:date="2025-09-12T03:36:00Z">
          <w:pPr>
            <w:ind w:left="360"/>
          </w:pPr>
        </w:pPrChange>
      </w:pPr>
    </w:p>
    <w:sectPr w:rsidR="69E1CF8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9" w:author="Wang, Hong Holly" w:date="2025-09-09T00:24:00Z" w:initials="HW">
    <w:p w14:paraId="55D6FC9F" w14:textId="77777777" w:rsidR="00E81958" w:rsidRDefault="00E81958" w:rsidP="00E81958">
      <w:pPr>
        <w:pStyle w:val="CommentText"/>
      </w:pPr>
      <w:r>
        <w:rPr>
          <w:rStyle w:val="CommentReference"/>
        </w:rPr>
        <w:annotationRef/>
      </w:r>
      <w:r>
        <w:t xml:space="preserve">I just found these. I assume you must have search the literature making sure no one has done the stuff you proposed.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D6FC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66B363" w16cex:dateUtc="2025-09-09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D6FC9F" w16cid:durableId="4766B3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D1E"/>
    <w:multiLevelType w:val="multilevel"/>
    <w:tmpl w:val="666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67F"/>
    <w:multiLevelType w:val="multilevel"/>
    <w:tmpl w:val="8E38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64727"/>
    <w:multiLevelType w:val="multilevel"/>
    <w:tmpl w:val="AD62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554B"/>
    <w:multiLevelType w:val="multilevel"/>
    <w:tmpl w:val="C708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27945"/>
    <w:multiLevelType w:val="multilevel"/>
    <w:tmpl w:val="55B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40CAA"/>
    <w:multiLevelType w:val="multilevel"/>
    <w:tmpl w:val="1CC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A2A69"/>
    <w:multiLevelType w:val="multilevel"/>
    <w:tmpl w:val="4D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D1D0F"/>
    <w:multiLevelType w:val="multilevel"/>
    <w:tmpl w:val="143C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D206B"/>
    <w:multiLevelType w:val="multilevel"/>
    <w:tmpl w:val="C25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35A2A"/>
    <w:multiLevelType w:val="multilevel"/>
    <w:tmpl w:val="B336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52AB7"/>
    <w:multiLevelType w:val="multilevel"/>
    <w:tmpl w:val="DA7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B5418"/>
    <w:multiLevelType w:val="multilevel"/>
    <w:tmpl w:val="B864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CA33D9"/>
    <w:multiLevelType w:val="multilevel"/>
    <w:tmpl w:val="CA12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B0033"/>
    <w:multiLevelType w:val="multilevel"/>
    <w:tmpl w:val="CA12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A5B18"/>
    <w:multiLevelType w:val="multilevel"/>
    <w:tmpl w:val="EC92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96C33"/>
    <w:multiLevelType w:val="multilevel"/>
    <w:tmpl w:val="62C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D6352"/>
    <w:multiLevelType w:val="multilevel"/>
    <w:tmpl w:val="053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B4CD9"/>
    <w:multiLevelType w:val="multilevel"/>
    <w:tmpl w:val="DE0E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E0331"/>
    <w:multiLevelType w:val="multilevel"/>
    <w:tmpl w:val="1CA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2333B"/>
    <w:multiLevelType w:val="multilevel"/>
    <w:tmpl w:val="385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63F11"/>
    <w:multiLevelType w:val="multilevel"/>
    <w:tmpl w:val="6A9C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B29C9"/>
    <w:multiLevelType w:val="multilevel"/>
    <w:tmpl w:val="9F6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14052"/>
    <w:multiLevelType w:val="hybridMultilevel"/>
    <w:tmpl w:val="AE9E5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7107583"/>
    <w:multiLevelType w:val="multilevel"/>
    <w:tmpl w:val="0B6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0242F"/>
    <w:multiLevelType w:val="multilevel"/>
    <w:tmpl w:val="B8EE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5F5158"/>
    <w:multiLevelType w:val="multilevel"/>
    <w:tmpl w:val="AA92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B7D60"/>
    <w:multiLevelType w:val="multilevel"/>
    <w:tmpl w:val="292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43ACC"/>
    <w:multiLevelType w:val="multilevel"/>
    <w:tmpl w:val="BDA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C315F"/>
    <w:multiLevelType w:val="multilevel"/>
    <w:tmpl w:val="8CEC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874482">
    <w:abstractNumId w:val="0"/>
  </w:num>
  <w:num w:numId="2" w16cid:durableId="951061063">
    <w:abstractNumId w:val="7"/>
  </w:num>
  <w:num w:numId="3" w16cid:durableId="1775591999">
    <w:abstractNumId w:val="27"/>
  </w:num>
  <w:num w:numId="4" w16cid:durableId="1480417155">
    <w:abstractNumId w:val="13"/>
  </w:num>
  <w:num w:numId="5" w16cid:durableId="1735735169">
    <w:abstractNumId w:val="25"/>
  </w:num>
  <w:num w:numId="6" w16cid:durableId="1029142886">
    <w:abstractNumId w:val="12"/>
  </w:num>
  <w:num w:numId="7" w16cid:durableId="251858914">
    <w:abstractNumId w:val="6"/>
  </w:num>
  <w:num w:numId="8" w16cid:durableId="2019042574">
    <w:abstractNumId w:val="28"/>
  </w:num>
  <w:num w:numId="9" w16cid:durableId="1275016138">
    <w:abstractNumId w:val="11"/>
  </w:num>
  <w:num w:numId="10" w16cid:durableId="280377689">
    <w:abstractNumId w:val="1"/>
  </w:num>
  <w:num w:numId="11" w16cid:durableId="1761367147">
    <w:abstractNumId w:val="23"/>
  </w:num>
  <w:num w:numId="12" w16cid:durableId="273102072">
    <w:abstractNumId w:val="15"/>
  </w:num>
  <w:num w:numId="13" w16cid:durableId="2076471459">
    <w:abstractNumId w:val="8"/>
  </w:num>
  <w:num w:numId="14" w16cid:durableId="1061829192">
    <w:abstractNumId w:val="18"/>
  </w:num>
  <w:num w:numId="15" w16cid:durableId="660473908">
    <w:abstractNumId w:val="5"/>
  </w:num>
  <w:num w:numId="16" w16cid:durableId="1527060368">
    <w:abstractNumId w:val="19"/>
  </w:num>
  <w:num w:numId="17" w16cid:durableId="2124106145">
    <w:abstractNumId w:val="4"/>
  </w:num>
  <w:num w:numId="18" w16cid:durableId="1072316617">
    <w:abstractNumId w:val="26"/>
  </w:num>
  <w:num w:numId="19" w16cid:durableId="869028610">
    <w:abstractNumId w:val="20"/>
  </w:num>
  <w:num w:numId="20" w16cid:durableId="953945668">
    <w:abstractNumId w:val="22"/>
  </w:num>
  <w:num w:numId="21" w16cid:durableId="902521215">
    <w:abstractNumId w:val="3"/>
  </w:num>
  <w:num w:numId="22" w16cid:durableId="1355810047">
    <w:abstractNumId w:val="2"/>
  </w:num>
  <w:num w:numId="23" w16cid:durableId="1334576046">
    <w:abstractNumId w:val="14"/>
  </w:num>
  <w:num w:numId="24" w16cid:durableId="1717703305">
    <w:abstractNumId w:val="16"/>
  </w:num>
  <w:num w:numId="25" w16cid:durableId="1369063813">
    <w:abstractNumId w:val="9"/>
  </w:num>
  <w:num w:numId="26" w16cid:durableId="2075545800">
    <w:abstractNumId w:val="10"/>
  </w:num>
  <w:num w:numId="27" w16cid:durableId="1499885531">
    <w:abstractNumId w:val="17"/>
  </w:num>
  <w:num w:numId="28" w16cid:durableId="1253851983">
    <w:abstractNumId w:val="21"/>
  </w:num>
  <w:num w:numId="29" w16cid:durableId="131356448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Hong Holly">
    <w15:presenceInfo w15:providerId="AD" w15:userId="S::wanghong@msu.edu::67c1455e-7434-4906-988a-a1ef0e7c6972"/>
  </w15:person>
  <w15:person w15:author="Zhang, Jiaming">
    <w15:presenceInfo w15:providerId="AD" w15:userId="S::jiamingz@msu.edu::286d7880-881e-4096-a1d2-d3bdb1bca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FD"/>
    <w:rsid w:val="000A7245"/>
    <w:rsid w:val="00235F8D"/>
    <w:rsid w:val="00336613"/>
    <w:rsid w:val="00470DEB"/>
    <w:rsid w:val="00492C24"/>
    <w:rsid w:val="00505A7B"/>
    <w:rsid w:val="00517D12"/>
    <w:rsid w:val="0065208A"/>
    <w:rsid w:val="00694090"/>
    <w:rsid w:val="007476E4"/>
    <w:rsid w:val="00771762"/>
    <w:rsid w:val="008E5FFD"/>
    <w:rsid w:val="00970DBE"/>
    <w:rsid w:val="00982559"/>
    <w:rsid w:val="00B203B5"/>
    <w:rsid w:val="00BE3B5E"/>
    <w:rsid w:val="00C53A6C"/>
    <w:rsid w:val="00D4217A"/>
    <w:rsid w:val="00E256B8"/>
    <w:rsid w:val="00E3640B"/>
    <w:rsid w:val="00E81958"/>
    <w:rsid w:val="00EA680C"/>
    <w:rsid w:val="00EC28EA"/>
    <w:rsid w:val="17E8862C"/>
    <w:rsid w:val="4562461C"/>
    <w:rsid w:val="63222887"/>
    <w:rsid w:val="6772B40D"/>
    <w:rsid w:val="69E1C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9F2C"/>
  <w15:chartTrackingRefBased/>
  <w15:docId w15:val="{03A4D3CA-0C54-C14F-8D51-863CCC97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E"/>
  </w:style>
  <w:style w:type="paragraph" w:styleId="Heading1">
    <w:name w:val="heading 1"/>
    <w:basedOn w:val="Normal"/>
    <w:next w:val="Normal"/>
    <w:link w:val="Heading1Char"/>
    <w:uiPriority w:val="9"/>
    <w:qFormat/>
    <w:rsid w:val="008E5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FFD"/>
    <w:rPr>
      <w:rFonts w:eastAsiaTheme="majorEastAsia" w:cstheme="majorBidi"/>
      <w:color w:val="272727" w:themeColor="text1" w:themeTint="D8"/>
    </w:rPr>
  </w:style>
  <w:style w:type="paragraph" w:styleId="Title">
    <w:name w:val="Title"/>
    <w:basedOn w:val="Normal"/>
    <w:next w:val="Normal"/>
    <w:link w:val="TitleChar"/>
    <w:uiPriority w:val="10"/>
    <w:qFormat/>
    <w:rsid w:val="008E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FFD"/>
    <w:pPr>
      <w:spacing w:before="160"/>
      <w:jc w:val="center"/>
    </w:pPr>
    <w:rPr>
      <w:i/>
      <w:iCs/>
      <w:color w:val="404040" w:themeColor="text1" w:themeTint="BF"/>
    </w:rPr>
  </w:style>
  <w:style w:type="character" w:customStyle="1" w:styleId="QuoteChar">
    <w:name w:val="Quote Char"/>
    <w:basedOn w:val="DefaultParagraphFont"/>
    <w:link w:val="Quote"/>
    <w:uiPriority w:val="29"/>
    <w:rsid w:val="008E5FFD"/>
    <w:rPr>
      <w:i/>
      <w:iCs/>
      <w:color w:val="404040" w:themeColor="text1" w:themeTint="BF"/>
    </w:rPr>
  </w:style>
  <w:style w:type="paragraph" w:styleId="ListParagraph">
    <w:name w:val="List Paragraph"/>
    <w:basedOn w:val="Normal"/>
    <w:uiPriority w:val="34"/>
    <w:qFormat/>
    <w:rsid w:val="008E5FFD"/>
    <w:pPr>
      <w:ind w:left="720"/>
      <w:contextualSpacing/>
    </w:pPr>
  </w:style>
  <w:style w:type="character" w:styleId="IntenseEmphasis">
    <w:name w:val="Intense Emphasis"/>
    <w:basedOn w:val="DefaultParagraphFont"/>
    <w:uiPriority w:val="21"/>
    <w:qFormat/>
    <w:rsid w:val="008E5FFD"/>
    <w:rPr>
      <w:i/>
      <w:iCs/>
      <w:color w:val="0F4761" w:themeColor="accent1" w:themeShade="BF"/>
    </w:rPr>
  </w:style>
  <w:style w:type="paragraph" w:styleId="IntenseQuote">
    <w:name w:val="Intense Quote"/>
    <w:basedOn w:val="Normal"/>
    <w:next w:val="Normal"/>
    <w:link w:val="IntenseQuoteChar"/>
    <w:uiPriority w:val="30"/>
    <w:qFormat/>
    <w:rsid w:val="008E5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FFD"/>
    <w:rPr>
      <w:i/>
      <w:iCs/>
      <w:color w:val="0F4761" w:themeColor="accent1" w:themeShade="BF"/>
    </w:rPr>
  </w:style>
  <w:style w:type="character" w:styleId="IntenseReference">
    <w:name w:val="Intense Reference"/>
    <w:basedOn w:val="DefaultParagraphFont"/>
    <w:uiPriority w:val="32"/>
    <w:qFormat/>
    <w:rsid w:val="008E5FFD"/>
    <w:rPr>
      <w:b/>
      <w:bCs/>
      <w:smallCaps/>
      <w:color w:val="0F4761" w:themeColor="accent1" w:themeShade="BF"/>
      <w:spacing w:val="5"/>
    </w:rPr>
  </w:style>
  <w:style w:type="paragraph" w:styleId="NormalWeb">
    <w:name w:val="Normal (Web)"/>
    <w:basedOn w:val="Normal"/>
    <w:uiPriority w:val="99"/>
    <w:unhideWhenUsed/>
    <w:rsid w:val="00970D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70DBE"/>
    <w:rPr>
      <w:color w:val="0000FF"/>
      <w:u w:val="single"/>
    </w:rPr>
  </w:style>
  <w:style w:type="character" w:styleId="Emphasis">
    <w:name w:val="Emphasis"/>
    <w:basedOn w:val="DefaultParagraphFont"/>
    <w:uiPriority w:val="20"/>
    <w:qFormat/>
    <w:rsid w:val="00970DBE"/>
    <w:rPr>
      <w:i/>
      <w:iCs/>
    </w:rPr>
  </w:style>
  <w:style w:type="character" w:styleId="Strong">
    <w:name w:val="Strong"/>
    <w:basedOn w:val="DefaultParagraphFont"/>
    <w:uiPriority w:val="22"/>
    <w:qFormat/>
    <w:rsid w:val="00970DBE"/>
    <w:rPr>
      <w:b/>
      <w:bCs/>
    </w:rPr>
  </w:style>
  <w:style w:type="character" w:styleId="FollowedHyperlink">
    <w:name w:val="FollowedHyperlink"/>
    <w:basedOn w:val="DefaultParagraphFont"/>
    <w:uiPriority w:val="99"/>
    <w:semiHidden/>
    <w:unhideWhenUsed/>
    <w:rsid w:val="00970DBE"/>
    <w:rPr>
      <w:color w:val="96607D" w:themeColor="followedHyperlink"/>
      <w:u w:val="single"/>
    </w:rPr>
  </w:style>
  <w:style w:type="paragraph" w:styleId="Revision">
    <w:name w:val="Revision"/>
    <w:hidden/>
    <w:uiPriority w:val="99"/>
    <w:semiHidden/>
    <w:rsid w:val="00517D12"/>
    <w:pPr>
      <w:spacing w:after="0" w:line="240" w:lineRule="auto"/>
    </w:pPr>
  </w:style>
  <w:style w:type="character" w:styleId="UnresolvedMention">
    <w:name w:val="Unresolved Mention"/>
    <w:basedOn w:val="DefaultParagraphFont"/>
    <w:uiPriority w:val="99"/>
    <w:semiHidden/>
    <w:unhideWhenUsed/>
    <w:rsid w:val="00336613"/>
    <w:rPr>
      <w:color w:val="605E5C"/>
      <w:shd w:val="clear" w:color="auto" w:fill="E1DFDD"/>
    </w:rPr>
  </w:style>
  <w:style w:type="character" w:styleId="CommentReference">
    <w:name w:val="annotation reference"/>
    <w:basedOn w:val="DefaultParagraphFont"/>
    <w:uiPriority w:val="99"/>
    <w:semiHidden/>
    <w:unhideWhenUsed/>
    <w:rsid w:val="00E81958"/>
    <w:rPr>
      <w:sz w:val="16"/>
      <w:szCs w:val="16"/>
    </w:rPr>
  </w:style>
  <w:style w:type="paragraph" w:styleId="CommentText">
    <w:name w:val="annotation text"/>
    <w:basedOn w:val="Normal"/>
    <w:link w:val="CommentTextChar"/>
    <w:uiPriority w:val="99"/>
    <w:unhideWhenUsed/>
    <w:rsid w:val="00E81958"/>
    <w:pPr>
      <w:spacing w:line="240" w:lineRule="auto"/>
    </w:pPr>
    <w:rPr>
      <w:sz w:val="20"/>
      <w:szCs w:val="20"/>
    </w:rPr>
  </w:style>
  <w:style w:type="character" w:customStyle="1" w:styleId="CommentTextChar">
    <w:name w:val="Comment Text Char"/>
    <w:basedOn w:val="DefaultParagraphFont"/>
    <w:link w:val="CommentText"/>
    <w:uiPriority w:val="99"/>
    <w:rsid w:val="00E81958"/>
    <w:rPr>
      <w:sz w:val="20"/>
      <w:szCs w:val="20"/>
    </w:rPr>
  </w:style>
  <w:style w:type="paragraph" w:styleId="CommentSubject">
    <w:name w:val="annotation subject"/>
    <w:basedOn w:val="CommentText"/>
    <w:next w:val="CommentText"/>
    <w:link w:val="CommentSubjectChar"/>
    <w:uiPriority w:val="99"/>
    <w:semiHidden/>
    <w:unhideWhenUsed/>
    <w:rsid w:val="00E81958"/>
    <w:rPr>
      <w:b/>
      <w:bCs/>
    </w:rPr>
  </w:style>
  <w:style w:type="character" w:customStyle="1" w:styleId="CommentSubjectChar">
    <w:name w:val="Comment Subject Char"/>
    <w:basedOn w:val="CommentTextChar"/>
    <w:link w:val="CommentSubject"/>
    <w:uiPriority w:val="99"/>
    <w:semiHidden/>
    <w:rsid w:val="00E819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ns.usda.gov/snap/online" TargetMode="External"/><Relationship Id="rId13" Type="http://schemas.openxmlformats.org/officeDocument/2006/relationships/hyperlink" Target="https://broadbandmap.fcc.gov/data-download" TargetMode="External"/><Relationship Id="rId18" Type="http://schemas.openxmlformats.org/officeDocument/2006/relationships/hyperlink" Target="https://www.bls.gov/cpi/factsheets/average-prices.htm" TargetMode="External"/><Relationship Id="rId26" Type="http://schemas.microsoft.com/office/2011/relationships/commentsExtended" Target="commentsExtended.xml"/><Relationship Id="rId3" Type="http://schemas.openxmlformats.org/officeDocument/2006/relationships/settings" Target="settings.xml"/><Relationship Id="rId21" Type="http://schemas.openxmlformats.org/officeDocument/2006/relationships/hyperlink" Target="https://www.ers.usda.gov/publications/pub-details?pubid=109895" TargetMode="External"/><Relationship Id="rId7" Type="http://schemas.openxmlformats.org/officeDocument/2006/relationships/hyperlink" Target="https://fns-prod.azureedge.us/sites/default/files/resource-files/snap-online-pilot-summary.pdf" TargetMode="External"/><Relationship Id="rId12" Type="http://schemas.openxmlformats.org/officeDocument/2006/relationships/hyperlink" Target="https://data.census.gov/table/ACSST5Y2023.S2801" TargetMode="External"/><Relationship Id="rId17" Type="http://schemas.openxmlformats.org/officeDocument/2006/relationships/hyperlink" Target="https://www.ers.usda.gov/data-products/food-environment-atlas" TargetMode="External"/><Relationship Id="rId25"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www.ers.usda.gov/data-products/food-access-research-atlas/documentation" TargetMode="External"/><Relationship Id="rId20" Type="http://schemas.openxmlformats.org/officeDocument/2006/relationships/hyperlink" Target="https://doi.org/10.32747/2024.8754865.er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rs.usda.gov/amber-waves/2021/july/online-supplemental-nutrition-assistance-program-snap-purchasing-grew-substantially-in-2020/" TargetMode="External"/><Relationship Id="rId11" Type="http://schemas.openxmlformats.org/officeDocument/2006/relationships/hyperlink" Target="https://www.fns.usda.gov/snap/retailer-locator" TargetMode="External"/><Relationship Id="rId24" Type="http://schemas.openxmlformats.org/officeDocument/2006/relationships/hyperlink" Target="https://cps.ipums.org/cps/citation.shtml" TargetMode="External"/><Relationship Id="rId5" Type="http://schemas.openxmlformats.org/officeDocument/2006/relationships/hyperlink" Target="https://www.fns.usda.gov/pd/supplemental-nutrition-assistance-program-snap" TargetMode="External"/><Relationship Id="rId15" Type="http://schemas.openxmlformats.org/officeDocument/2006/relationships/hyperlink" Target="https://www.census.gov/programs-surveys/saipe/data/api.html" TargetMode="External"/><Relationship Id="rId23" Type="http://schemas.openxmlformats.org/officeDocument/2006/relationships/hyperlink" Target="https://ers.usda.gov/sites/default/files/_laserfiche/DataFiles/50764/techdoc2023.pdf" TargetMode="External"/><Relationship Id="rId28" Type="http://schemas.microsoft.com/office/2018/08/relationships/commentsExtensible" Target="commentsExtensible.xml"/><Relationship Id="rId10" Type="http://schemas.openxmlformats.org/officeDocument/2006/relationships/hyperlink" Target="https://corporate.walmart.com/news/2023/07/20/walmart-launches-walmart-assist-half-price-memberships-for-those-on-government-assistance" TargetMode="External"/><Relationship Id="rId19" Type="http://schemas.openxmlformats.org/officeDocument/2006/relationships/hyperlink" Target="https://www.ers.usda.gov/data-products/food-at-home-monthly-area-pric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stacart.com/company/pressreleases/instacart-becomes-first-grocery-marketplace-to-accept-snap-online-in-all-50-states/" TargetMode="External"/><Relationship Id="rId14" Type="http://schemas.openxmlformats.org/officeDocument/2006/relationships/hyperlink" Target="https://www.bls.gov/lau/" TargetMode="External"/><Relationship Id="rId22" Type="http://schemas.openxmlformats.org/officeDocument/2006/relationships/hyperlink" Target="https://www.ers.usda.gov/publications/pub-details?pubid=109902" TargetMode="External"/><Relationship Id="rId27" Type="http://schemas.microsoft.com/office/2016/09/relationships/commentsIds" Target="commentsIds.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5100</Words>
  <Characters>29073</Characters>
  <Application>Microsoft Office Word</Application>
  <DocSecurity>0</DocSecurity>
  <Lines>242</Lines>
  <Paragraphs>68</Paragraphs>
  <ScaleCrop>false</ScaleCrop>
  <Company/>
  <LinksUpToDate>false</LinksUpToDate>
  <CharactersWithSpaces>34105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Jiaming</dc:creator>
  <cp:keywords/>
  <dc:description/>
  <cp:lastModifiedBy>Zhang, Jiaming</cp:lastModifiedBy>
  <cp:revision>9</cp:revision>
  <dcterms:created xsi:type="dcterms:W3CDTF">2025-09-09T04:25:00Z</dcterms:created>
  <dcterms:modified xsi:type="dcterms:W3CDTF">2025-09-27T18:53:00Z</dcterms:modified>
</cp:coreProperties>
</file>